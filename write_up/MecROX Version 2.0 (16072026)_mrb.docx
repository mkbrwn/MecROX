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35FB2" w14:textId="395EACA2" w:rsidR="007367B4" w:rsidRPr="007F79BA" w:rsidRDefault="00083B09" w:rsidP="00083B09">
      <w:pPr>
        <w:pStyle w:val="Title"/>
        <w:jc w:val="center"/>
        <w:rPr>
          <w:sz w:val="36"/>
          <w:szCs w:val="36"/>
        </w:rPr>
      </w:pPr>
      <w:r>
        <w:rPr>
          <w:sz w:val="36"/>
          <w:szCs w:val="36"/>
        </w:rPr>
        <w:t xml:space="preserve">Systemic </w:t>
      </w:r>
      <w:r w:rsidR="001736FE" w:rsidRPr="007F79BA">
        <w:rPr>
          <w:sz w:val="36"/>
          <w:szCs w:val="36"/>
        </w:rPr>
        <w:t xml:space="preserve">redox status and </w:t>
      </w:r>
      <w:r>
        <w:rPr>
          <w:sz w:val="36"/>
          <w:szCs w:val="36"/>
        </w:rPr>
        <w:t xml:space="preserve">tracheal aspirate phospholipid </w:t>
      </w:r>
      <w:r w:rsidR="001736FE" w:rsidRPr="007F79BA">
        <w:rPr>
          <w:sz w:val="36"/>
          <w:szCs w:val="36"/>
        </w:rPr>
        <w:t xml:space="preserve">metabolism </w:t>
      </w:r>
      <w:r>
        <w:rPr>
          <w:sz w:val="36"/>
          <w:szCs w:val="36"/>
        </w:rPr>
        <w:t>is unalte</w:t>
      </w:r>
      <w:r w:rsidR="002B1978">
        <w:rPr>
          <w:sz w:val="36"/>
          <w:szCs w:val="36"/>
        </w:rPr>
        <w:t>re</w:t>
      </w:r>
      <w:r>
        <w:rPr>
          <w:sz w:val="36"/>
          <w:szCs w:val="36"/>
        </w:rPr>
        <w:t xml:space="preserve">d </w:t>
      </w:r>
      <w:r w:rsidR="001736FE" w:rsidRPr="007F79BA">
        <w:rPr>
          <w:sz w:val="36"/>
          <w:szCs w:val="36"/>
        </w:rPr>
        <w:t xml:space="preserve">in mechanically ventilated patients receiving </w:t>
      </w:r>
      <w:r>
        <w:rPr>
          <w:sz w:val="36"/>
          <w:szCs w:val="36"/>
        </w:rPr>
        <w:t xml:space="preserve">oxygen with conservative versus usual oxygen targets- a mechanistic </w:t>
      </w:r>
      <w:r w:rsidR="0073487D">
        <w:rPr>
          <w:sz w:val="36"/>
          <w:szCs w:val="36"/>
        </w:rPr>
        <w:t>sub study</w:t>
      </w:r>
      <w:r>
        <w:rPr>
          <w:sz w:val="36"/>
          <w:szCs w:val="36"/>
        </w:rPr>
        <w:t xml:space="preserve"> of UK</w:t>
      </w:r>
      <w:r w:rsidR="00E44B29">
        <w:rPr>
          <w:sz w:val="36"/>
          <w:szCs w:val="36"/>
        </w:rPr>
        <w:t>-ROX RCT</w:t>
      </w:r>
    </w:p>
    <w:p w14:paraId="32379E73" w14:textId="77777777" w:rsidR="005A45B3" w:rsidRPr="005A45B3" w:rsidRDefault="005A45B3" w:rsidP="005A45B3">
      <w:pPr>
        <w:rPr>
          <w:lang w:eastAsia="en-US"/>
        </w:rPr>
      </w:pPr>
    </w:p>
    <w:p w14:paraId="7ADE4526" w14:textId="5A0D5F55" w:rsidR="001736FE" w:rsidRPr="000130A4" w:rsidRDefault="001736FE" w:rsidP="00C737C1">
      <w:pPr>
        <w:jc w:val="center"/>
        <w:rPr>
          <w:rFonts w:ascii="Times New Roman" w:hAnsi="Times New Roman" w:cs="Times New Roman"/>
          <w:sz w:val="24"/>
          <w:szCs w:val="24"/>
          <w:vertAlign w:val="superscript"/>
        </w:rPr>
      </w:pPr>
      <w:r w:rsidRPr="000130A4">
        <w:rPr>
          <w:rFonts w:ascii="Times New Roman" w:hAnsi="Times New Roman" w:cs="Times New Roman"/>
          <w:sz w:val="24"/>
          <w:szCs w:val="24"/>
        </w:rPr>
        <w:t>Ahilanandan Dushianthan</w:t>
      </w:r>
      <w:r w:rsidR="008C0C92" w:rsidRPr="000130A4">
        <w:rPr>
          <w:rFonts w:ascii="Times New Roman" w:hAnsi="Times New Roman" w:cs="Times New Roman"/>
          <w:sz w:val="24"/>
          <w:szCs w:val="24"/>
          <w:vertAlign w:val="superscript"/>
        </w:rPr>
        <w:t>1,</w:t>
      </w:r>
      <w:r w:rsidR="00BC56BF" w:rsidRPr="000130A4">
        <w:rPr>
          <w:rFonts w:ascii="Times New Roman" w:hAnsi="Times New Roman" w:cs="Times New Roman"/>
          <w:sz w:val="24"/>
          <w:szCs w:val="24"/>
          <w:vertAlign w:val="superscript"/>
        </w:rPr>
        <w:t>2</w:t>
      </w:r>
      <w:r w:rsidR="003B2FEB" w:rsidRPr="000130A4">
        <w:rPr>
          <w:rFonts w:ascii="Times New Roman" w:hAnsi="Times New Roman" w:cs="Times New Roman"/>
          <w:sz w:val="24"/>
          <w:szCs w:val="24"/>
          <w:vertAlign w:val="superscript"/>
        </w:rPr>
        <w:t>,3</w:t>
      </w:r>
      <w:r w:rsidR="007367B4" w:rsidRPr="000130A4">
        <w:rPr>
          <w:rFonts w:ascii="Times New Roman" w:hAnsi="Times New Roman" w:cs="Times New Roman"/>
          <w:sz w:val="24"/>
          <w:szCs w:val="24"/>
        </w:rPr>
        <w:t xml:space="preserve">, </w:t>
      </w:r>
      <w:r w:rsidR="007504C7" w:rsidRPr="000130A4">
        <w:rPr>
          <w:rFonts w:ascii="Times New Roman" w:hAnsi="Times New Roman" w:cs="Times New Roman"/>
          <w:sz w:val="24"/>
          <w:szCs w:val="24"/>
        </w:rPr>
        <w:t>Dan</w:t>
      </w:r>
      <w:r w:rsidR="007504C7">
        <w:rPr>
          <w:rFonts w:ascii="Times New Roman" w:hAnsi="Times New Roman" w:cs="Times New Roman"/>
          <w:sz w:val="24"/>
          <w:szCs w:val="24"/>
        </w:rPr>
        <w:t>iel</w:t>
      </w:r>
      <w:r w:rsidR="007504C7" w:rsidRPr="000130A4">
        <w:rPr>
          <w:rFonts w:ascii="Times New Roman" w:hAnsi="Times New Roman" w:cs="Times New Roman"/>
          <w:sz w:val="24"/>
          <w:szCs w:val="24"/>
        </w:rPr>
        <w:t xml:space="preserve"> Martin</w:t>
      </w:r>
      <w:r w:rsidR="007504C7">
        <w:rPr>
          <w:rFonts w:ascii="Times New Roman" w:hAnsi="Times New Roman" w:cs="Times New Roman"/>
          <w:sz w:val="24"/>
          <w:szCs w:val="24"/>
          <w:vertAlign w:val="superscript"/>
        </w:rPr>
        <w:t>4,</w:t>
      </w:r>
      <w:r w:rsidR="007504C7" w:rsidRPr="007504C7">
        <w:rPr>
          <w:rFonts w:ascii="Times New Roman" w:hAnsi="Times New Roman" w:cs="Times New Roman"/>
          <w:sz w:val="24"/>
          <w:szCs w:val="24"/>
          <w:vertAlign w:val="superscript"/>
        </w:rPr>
        <w:t>5</w:t>
      </w:r>
      <w:r w:rsidR="007504C7">
        <w:rPr>
          <w:rFonts w:ascii="Times New Roman" w:hAnsi="Times New Roman" w:cs="Times New Roman"/>
          <w:sz w:val="24"/>
          <w:szCs w:val="24"/>
        </w:rPr>
        <w:t xml:space="preserve">, </w:t>
      </w:r>
      <w:r w:rsidR="0073487D" w:rsidRPr="007504C7">
        <w:rPr>
          <w:rFonts w:ascii="Times New Roman" w:hAnsi="Times New Roman" w:cs="Times New Roman"/>
          <w:sz w:val="24"/>
          <w:szCs w:val="24"/>
        </w:rPr>
        <w:t>Magdalena</w:t>
      </w:r>
      <w:r w:rsidR="0073487D">
        <w:rPr>
          <w:rFonts w:ascii="Times New Roman" w:hAnsi="Times New Roman" w:cs="Times New Roman"/>
          <w:sz w:val="24"/>
          <w:szCs w:val="24"/>
        </w:rPr>
        <w:t xml:space="preserve"> Minnion</w:t>
      </w:r>
      <w:r w:rsidR="0073487D" w:rsidRPr="00DB3CAB">
        <w:rPr>
          <w:rFonts w:ascii="Times New Roman" w:hAnsi="Times New Roman" w:cs="Times New Roman"/>
          <w:sz w:val="24"/>
          <w:szCs w:val="24"/>
          <w:vertAlign w:val="superscript"/>
        </w:rPr>
        <w:t>2</w:t>
      </w:r>
      <w:r w:rsidR="0073487D">
        <w:rPr>
          <w:rFonts w:ascii="Times New Roman" w:hAnsi="Times New Roman" w:cs="Times New Roman"/>
          <w:sz w:val="24"/>
          <w:szCs w:val="24"/>
        </w:rPr>
        <w:t>, Madhuri Panchal</w:t>
      </w:r>
      <w:r w:rsidR="0073487D" w:rsidRPr="00DB3CAB">
        <w:rPr>
          <w:rFonts w:ascii="Times New Roman" w:hAnsi="Times New Roman" w:cs="Times New Roman"/>
          <w:sz w:val="24"/>
          <w:szCs w:val="24"/>
          <w:vertAlign w:val="superscript"/>
        </w:rPr>
        <w:t>2</w:t>
      </w:r>
      <w:r w:rsidR="0073487D">
        <w:rPr>
          <w:rFonts w:ascii="Times New Roman" w:hAnsi="Times New Roman" w:cs="Times New Roman"/>
          <w:sz w:val="24"/>
          <w:szCs w:val="24"/>
          <w:vertAlign w:val="superscript"/>
        </w:rPr>
        <w:t xml:space="preserve"> </w:t>
      </w:r>
      <w:r w:rsidR="0073487D">
        <w:rPr>
          <w:rFonts w:ascii="Times New Roman" w:hAnsi="Times New Roman" w:cs="Times New Roman"/>
          <w:sz w:val="24"/>
          <w:szCs w:val="24"/>
        </w:rPr>
        <w:t>, Grielof Koster</w:t>
      </w:r>
      <w:r w:rsidR="0073487D" w:rsidRPr="00DB3CAB">
        <w:rPr>
          <w:rFonts w:ascii="Times New Roman" w:hAnsi="Times New Roman" w:cs="Times New Roman"/>
          <w:sz w:val="24"/>
          <w:szCs w:val="24"/>
          <w:vertAlign w:val="superscript"/>
        </w:rPr>
        <w:t>2</w:t>
      </w:r>
      <w:r w:rsidR="007367B4" w:rsidRPr="000130A4">
        <w:rPr>
          <w:rFonts w:ascii="Times New Roman" w:hAnsi="Times New Roman" w:cs="Times New Roman"/>
          <w:sz w:val="24"/>
          <w:szCs w:val="24"/>
        </w:rPr>
        <w:t xml:space="preserve">, </w:t>
      </w:r>
      <w:r w:rsidR="009636A9">
        <w:rPr>
          <w:rFonts w:ascii="Times New Roman" w:hAnsi="Times New Roman" w:cs="Times New Roman"/>
          <w:sz w:val="24"/>
          <w:szCs w:val="24"/>
        </w:rPr>
        <w:t>Sara Navalesi</w:t>
      </w:r>
      <w:r w:rsidR="00ED1043" w:rsidRPr="00ED1043">
        <w:rPr>
          <w:rFonts w:ascii="Times New Roman" w:hAnsi="Times New Roman" w:cs="Times New Roman"/>
          <w:sz w:val="24"/>
          <w:szCs w:val="24"/>
          <w:vertAlign w:val="superscript"/>
        </w:rPr>
        <w:t>1</w:t>
      </w:r>
      <w:r w:rsidR="009636A9">
        <w:rPr>
          <w:rFonts w:ascii="Times New Roman" w:hAnsi="Times New Roman" w:cs="Times New Roman"/>
          <w:sz w:val="24"/>
          <w:szCs w:val="24"/>
        </w:rPr>
        <w:t>, Susan Jackson</w:t>
      </w:r>
      <w:r w:rsidR="00ED1043" w:rsidRPr="00ED1043">
        <w:rPr>
          <w:rFonts w:ascii="Times New Roman" w:hAnsi="Times New Roman" w:cs="Times New Roman"/>
          <w:sz w:val="24"/>
          <w:szCs w:val="24"/>
          <w:vertAlign w:val="superscript"/>
        </w:rPr>
        <w:t>1</w:t>
      </w:r>
      <w:r w:rsidR="009636A9">
        <w:rPr>
          <w:rFonts w:ascii="Times New Roman" w:hAnsi="Times New Roman" w:cs="Times New Roman"/>
          <w:sz w:val="24"/>
          <w:szCs w:val="24"/>
        </w:rPr>
        <w:t xml:space="preserve">, </w:t>
      </w:r>
      <w:r w:rsidR="00ED1043">
        <w:rPr>
          <w:rFonts w:ascii="Times New Roman" w:hAnsi="Times New Roman" w:cs="Times New Roman"/>
          <w:sz w:val="24"/>
          <w:szCs w:val="24"/>
        </w:rPr>
        <w:t xml:space="preserve">Helen </w:t>
      </w:r>
      <w:r w:rsidR="00ED1043" w:rsidRPr="00ED1043">
        <w:rPr>
          <w:rFonts w:ascii="Times New Roman" w:hAnsi="Times New Roman" w:cs="Times New Roman"/>
          <w:sz w:val="24"/>
          <w:szCs w:val="24"/>
        </w:rPr>
        <w:t>Moyses</w:t>
      </w:r>
      <w:r w:rsidR="00ED1043" w:rsidRPr="00ED1043">
        <w:rPr>
          <w:rFonts w:ascii="Times New Roman" w:hAnsi="Times New Roman" w:cs="Times New Roman"/>
          <w:sz w:val="24"/>
          <w:szCs w:val="24"/>
          <w:vertAlign w:val="superscript"/>
        </w:rPr>
        <w:t>2</w:t>
      </w:r>
      <w:r w:rsidR="00ED1043">
        <w:rPr>
          <w:rFonts w:ascii="Times New Roman" w:hAnsi="Times New Roman" w:cs="Times New Roman"/>
          <w:sz w:val="24"/>
          <w:szCs w:val="24"/>
        </w:rPr>
        <w:t xml:space="preserve">, </w:t>
      </w:r>
      <w:r w:rsidR="00ED1043" w:rsidRPr="000130A4">
        <w:rPr>
          <w:rFonts w:ascii="Times New Roman" w:hAnsi="Times New Roman" w:cs="Times New Roman"/>
          <w:sz w:val="24"/>
          <w:szCs w:val="24"/>
        </w:rPr>
        <w:t xml:space="preserve">Florence </w:t>
      </w:r>
      <w:r w:rsidR="00ED1043" w:rsidRPr="00ED1043">
        <w:rPr>
          <w:rFonts w:ascii="Times New Roman" w:hAnsi="Times New Roman" w:cs="Times New Roman"/>
          <w:sz w:val="24"/>
          <w:szCs w:val="24"/>
        </w:rPr>
        <w:t>Neyroud</w:t>
      </w:r>
      <w:r w:rsidR="00ED1043" w:rsidRPr="00ED1043">
        <w:rPr>
          <w:rFonts w:ascii="Times New Roman" w:hAnsi="Times New Roman" w:cs="Times New Roman"/>
          <w:sz w:val="24"/>
          <w:szCs w:val="24"/>
          <w:vertAlign w:val="superscript"/>
        </w:rPr>
        <w:t>1</w:t>
      </w:r>
      <w:r w:rsidR="00ED1043">
        <w:rPr>
          <w:rFonts w:ascii="Times New Roman" w:hAnsi="Times New Roman" w:cs="Times New Roman"/>
          <w:sz w:val="24"/>
          <w:szCs w:val="24"/>
        </w:rPr>
        <w:t xml:space="preserve">, </w:t>
      </w:r>
      <w:r w:rsidR="007C37BA" w:rsidRPr="00ED1043">
        <w:rPr>
          <w:rFonts w:ascii="Times New Roman" w:hAnsi="Times New Roman" w:cs="Times New Roman"/>
          <w:sz w:val="24"/>
          <w:szCs w:val="24"/>
        </w:rPr>
        <w:t>Paul</w:t>
      </w:r>
      <w:r w:rsidR="007C37BA">
        <w:rPr>
          <w:rFonts w:ascii="Times New Roman" w:hAnsi="Times New Roman" w:cs="Times New Roman"/>
          <w:sz w:val="24"/>
          <w:szCs w:val="24"/>
        </w:rPr>
        <w:t xml:space="preserve"> Mouncey</w:t>
      </w:r>
      <w:r w:rsidR="00BE5395">
        <w:rPr>
          <w:rFonts w:ascii="Times New Roman" w:hAnsi="Times New Roman" w:cs="Times New Roman"/>
          <w:sz w:val="24"/>
          <w:szCs w:val="24"/>
          <w:vertAlign w:val="superscript"/>
        </w:rPr>
        <w:t>6</w:t>
      </w:r>
      <w:r w:rsidR="007C37BA">
        <w:rPr>
          <w:rFonts w:ascii="Times New Roman" w:hAnsi="Times New Roman" w:cs="Times New Roman"/>
          <w:sz w:val="24"/>
          <w:szCs w:val="24"/>
        </w:rPr>
        <w:t xml:space="preserve">, </w:t>
      </w:r>
      <w:r w:rsidR="008F5BB3">
        <w:rPr>
          <w:rFonts w:ascii="Times New Roman" w:hAnsi="Times New Roman" w:cs="Times New Roman"/>
          <w:sz w:val="24"/>
          <w:szCs w:val="24"/>
        </w:rPr>
        <w:t>Tasnin Shahid</w:t>
      </w:r>
      <w:r w:rsidR="00BE5395">
        <w:rPr>
          <w:rFonts w:ascii="Times New Roman" w:hAnsi="Times New Roman" w:cs="Times New Roman"/>
          <w:sz w:val="24"/>
          <w:szCs w:val="24"/>
          <w:vertAlign w:val="superscript"/>
        </w:rPr>
        <w:t>6</w:t>
      </w:r>
      <w:r w:rsidR="008F5BB3">
        <w:rPr>
          <w:rFonts w:ascii="Times New Roman" w:hAnsi="Times New Roman" w:cs="Times New Roman"/>
          <w:sz w:val="24"/>
          <w:szCs w:val="24"/>
        </w:rPr>
        <w:t>, Lamprini Lampro</w:t>
      </w:r>
      <w:r w:rsidR="00BE5395">
        <w:rPr>
          <w:rFonts w:ascii="Times New Roman" w:hAnsi="Times New Roman" w:cs="Times New Roman"/>
          <w:sz w:val="24"/>
          <w:szCs w:val="24"/>
          <w:vertAlign w:val="superscript"/>
        </w:rPr>
        <w:t>6</w:t>
      </w:r>
      <w:r w:rsidR="008F5BB3">
        <w:rPr>
          <w:rFonts w:ascii="Times New Roman" w:hAnsi="Times New Roman" w:cs="Times New Roman"/>
          <w:sz w:val="24"/>
          <w:szCs w:val="24"/>
        </w:rPr>
        <w:t>, Amelia F Johnson</w:t>
      </w:r>
      <w:r w:rsidR="00BE5395">
        <w:rPr>
          <w:rFonts w:ascii="Times New Roman" w:hAnsi="Times New Roman" w:cs="Times New Roman"/>
          <w:sz w:val="24"/>
          <w:szCs w:val="24"/>
          <w:vertAlign w:val="superscript"/>
        </w:rPr>
        <w:t>6</w:t>
      </w:r>
      <w:r w:rsidR="008F5BB3">
        <w:rPr>
          <w:rFonts w:ascii="Times New Roman" w:hAnsi="Times New Roman" w:cs="Times New Roman"/>
          <w:sz w:val="24"/>
          <w:szCs w:val="24"/>
        </w:rPr>
        <w:t xml:space="preserve">, </w:t>
      </w:r>
      <w:r w:rsidRPr="000130A4">
        <w:rPr>
          <w:rFonts w:ascii="Times New Roman" w:hAnsi="Times New Roman" w:cs="Times New Roman"/>
          <w:sz w:val="24"/>
          <w:szCs w:val="24"/>
        </w:rPr>
        <w:t>Victoria Goss</w:t>
      </w:r>
      <w:r w:rsidR="00BE5395">
        <w:rPr>
          <w:rFonts w:ascii="Times New Roman" w:hAnsi="Times New Roman" w:cs="Times New Roman"/>
          <w:sz w:val="24"/>
          <w:szCs w:val="24"/>
          <w:vertAlign w:val="superscript"/>
        </w:rPr>
        <w:t>7</w:t>
      </w:r>
      <w:r w:rsidR="007367B4" w:rsidRPr="000130A4">
        <w:rPr>
          <w:rFonts w:ascii="Times New Roman" w:hAnsi="Times New Roman" w:cs="Times New Roman"/>
          <w:sz w:val="24"/>
          <w:szCs w:val="24"/>
        </w:rPr>
        <w:t xml:space="preserve">, </w:t>
      </w:r>
      <w:r w:rsidRPr="000130A4">
        <w:rPr>
          <w:rFonts w:ascii="Times New Roman" w:hAnsi="Times New Roman" w:cs="Times New Roman"/>
          <w:sz w:val="24"/>
          <w:szCs w:val="24"/>
        </w:rPr>
        <w:t>Angelica Cazley</w:t>
      </w:r>
      <w:r w:rsidR="00BE5395">
        <w:rPr>
          <w:rFonts w:ascii="Times New Roman" w:hAnsi="Times New Roman" w:cs="Times New Roman"/>
          <w:sz w:val="24"/>
          <w:szCs w:val="24"/>
          <w:vertAlign w:val="superscript"/>
        </w:rPr>
        <w:t>7</w:t>
      </w:r>
      <w:r w:rsidRPr="000130A4">
        <w:rPr>
          <w:rFonts w:ascii="Times New Roman" w:hAnsi="Times New Roman" w:cs="Times New Roman"/>
          <w:sz w:val="24"/>
          <w:szCs w:val="24"/>
        </w:rPr>
        <w:t xml:space="preserve">, </w:t>
      </w:r>
      <w:r w:rsidR="00E10A20">
        <w:rPr>
          <w:rFonts w:ascii="Times New Roman" w:hAnsi="Times New Roman" w:cs="Times New Roman"/>
          <w:sz w:val="24"/>
          <w:szCs w:val="24"/>
        </w:rPr>
        <w:t>William Herbert</w:t>
      </w:r>
      <w:r w:rsidR="00BE5395">
        <w:rPr>
          <w:rFonts w:ascii="Times New Roman" w:hAnsi="Times New Roman" w:cs="Times New Roman"/>
          <w:sz w:val="24"/>
          <w:szCs w:val="24"/>
          <w:vertAlign w:val="superscript"/>
        </w:rPr>
        <w:t>7</w:t>
      </w:r>
      <w:r w:rsidR="00E10A20">
        <w:rPr>
          <w:rFonts w:ascii="Times New Roman" w:hAnsi="Times New Roman" w:cs="Times New Roman"/>
          <w:sz w:val="24"/>
          <w:szCs w:val="24"/>
        </w:rPr>
        <w:t xml:space="preserve">, </w:t>
      </w:r>
      <w:r w:rsidR="0073487D">
        <w:rPr>
          <w:rFonts w:ascii="Times New Roman" w:hAnsi="Times New Roman" w:cs="Times New Roman"/>
          <w:sz w:val="24"/>
          <w:szCs w:val="24"/>
        </w:rPr>
        <w:t>Kelly Chung</w:t>
      </w:r>
      <w:r w:rsidR="00BE5395">
        <w:rPr>
          <w:rFonts w:ascii="Times New Roman" w:hAnsi="Times New Roman" w:cs="Times New Roman"/>
          <w:sz w:val="24"/>
          <w:szCs w:val="24"/>
          <w:vertAlign w:val="superscript"/>
        </w:rPr>
        <w:t>8</w:t>
      </w:r>
      <w:r w:rsidRPr="000130A4">
        <w:rPr>
          <w:rFonts w:ascii="Times New Roman" w:hAnsi="Times New Roman" w:cs="Times New Roman"/>
          <w:sz w:val="24"/>
          <w:szCs w:val="24"/>
        </w:rPr>
        <w:t xml:space="preserve">, </w:t>
      </w:r>
      <w:r w:rsidR="00C4503B">
        <w:rPr>
          <w:rFonts w:ascii="Times New Roman" w:hAnsi="Times New Roman" w:cs="Times New Roman"/>
          <w:sz w:val="24"/>
          <w:szCs w:val="24"/>
        </w:rPr>
        <w:t>Mark Lamond</w:t>
      </w:r>
      <w:r w:rsidR="00BE5395">
        <w:rPr>
          <w:rFonts w:ascii="Times New Roman" w:hAnsi="Times New Roman" w:cs="Times New Roman"/>
          <w:sz w:val="24"/>
          <w:szCs w:val="24"/>
          <w:vertAlign w:val="superscript"/>
        </w:rPr>
        <w:t>8</w:t>
      </w:r>
      <w:r w:rsidR="00C4503B">
        <w:rPr>
          <w:rFonts w:ascii="Times New Roman" w:hAnsi="Times New Roman" w:cs="Times New Roman"/>
          <w:sz w:val="24"/>
          <w:szCs w:val="24"/>
        </w:rPr>
        <w:t xml:space="preserve">, </w:t>
      </w:r>
      <w:r w:rsidR="0073487D">
        <w:rPr>
          <w:rFonts w:ascii="Times New Roman" w:hAnsi="Times New Roman" w:cs="Times New Roman"/>
          <w:sz w:val="24"/>
          <w:szCs w:val="24"/>
        </w:rPr>
        <w:t>Mark Brown</w:t>
      </w:r>
      <w:r w:rsidR="00ED1043" w:rsidRPr="00ED1043">
        <w:rPr>
          <w:rFonts w:ascii="Times New Roman" w:hAnsi="Times New Roman" w:cs="Times New Roman"/>
          <w:sz w:val="24"/>
          <w:szCs w:val="24"/>
          <w:vertAlign w:val="superscript"/>
        </w:rPr>
        <w:t>1,2,3</w:t>
      </w:r>
      <w:r w:rsidR="0073487D">
        <w:rPr>
          <w:rFonts w:ascii="Times New Roman" w:hAnsi="Times New Roman" w:cs="Times New Roman"/>
          <w:sz w:val="24"/>
          <w:szCs w:val="24"/>
        </w:rPr>
        <w:t xml:space="preserve">, </w:t>
      </w:r>
      <w:r w:rsidR="00A64B82">
        <w:rPr>
          <w:rFonts w:ascii="Times New Roman" w:hAnsi="Times New Roman" w:cs="Times New Roman"/>
          <w:sz w:val="24"/>
          <w:szCs w:val="24"/>
        </w:rPr>
        <w:t>Karen Salmon</w:t>
      </w:r>
      <w:r w:rsidR="00A64B82" w:rsidRPr="00260A5E">
        <w:rPr>
          <w:rFonts w:ascii="Times New Roman" w:hAnsi="Times New Roman" w:cs="Times New Roman"/>
          <w:sz w:val="24"/>
          <w:szCs w:val="24"/>
          <w:vertAlign w:val="superscript"/>
        </w:rPr>
        <w:t>1,2</w:t>
      </w:r>
      <w:r w:rsidR="00A64B82">
        <w:rPr>
          <w:rFonts w:ascii="Times New Roman" w:hAnsi="Times New Roman" w:cs="Times New Roman"/>
          <w:sz w:val="24"/>
          <w:szCs w:val="24"/>
        </w:rPr>
        <w:t xml:space="preserve">, </w:t>
      </w:r>
      <w:r w:rsidRPr="000130A4">
        <w:rPr>
          <w:rFonts w:ascii="Times New Roman" w:hAnsi="Times New Roman" w:cs="Times New Roman"/>
          <w:sz w:val="24"/>
          <w:szCs w:val="24"/>
        </w:rPr>
        <w:t>Julian Lentaigne</w:t>
      </w:r>
      <w:r w:rsidR="00867901">
        <w:rPr>
          <w:rFonts w:ascii="Times New Roman" w:hAnsi="Times New Roman" w:cs="Times New Roman"/>
          <w:sz w:val="24"/>
          <w:szCs w:val="24"/>
          <w:vertAlign w:val="superscript"/>
        </w:rPr>
        <w:t>7</w:t>
      </w:r>
      <w:r w:rsidRPr="000130A4">
        <w:rPr>
          <w:rFonts w:ascii="Times New Roman" w:hAnsi="Times New Roman" w:cs="Times New Roman"/>
          <w:sz w:val="24"/>
          <w:szCs w:val="24"/>
        </w:rPr>
        <w:t xml:space="preserve">, </w:t>
      </w:r>
      <w:r w:rsidR="0073487D">
        <w:rPr>
          <w:rFonts w:ascii="Times New Roman" w:hAnsi="Times New Roman" w:cs="Times New Roman"/>
          <w:sz w:val="24"/>
          <w:szCs w:val="24"/>
        </w:rPr>
        <w:t>Dermot Linden</w:t>
      </w:r>
      <w:r w:rsidR="00BE5395">
        <w:rPr>
          <w:rFonts w:ascii="Times New Roman" w:hAnsi="Times New Roman" w:cs="Times New Roman"/>
          <w:sz w:val="24"/>
          <w:szCs w:val="24"/>
          <w:vertAlign w:val="superscript"/>
        </w:rPr>
        <w:t>8</w:t>
      </w:r>
      <w:r w:rsidR="0073487D">
        <w:rPr>
          <w:rFonts w:ascii="Times New Roman" w:hAnsi="Times New Roman" w:cs="Times New Roman"/>
          <w:sz w:val="24"/>
          <w:szCs w:val="24"/>
        </w:rPr>
        <w:t>, Danny F McAuley</w:t>
      </w:r>
      <w:r w:rsidR="00ED1043" w:rsidRPr="00ED1043">
        <w:rPr>
          <w:rFonts w:ascii="Times New Roman" w:hAnsi="Times New Roman" w:cs="Times New Roman"/>
          <w:sz w:val="24"/>
          <w:szCs w:val="24"/>
          <w:vertAlign w:val="superscript"/>
        </w:rPr>
        <w:t>8</w:t>
      </w:r>
      <w:r w:rsidR="0073487D">
        <w:rPr>
          <w:rFonts w:ascii="Times New Roman" w:hAnsi="Times New Roman" w:cs="Times New Roman"/>
          <w:sz w:val="24"/>
          <w:szCs w:val="24"/>
        </w:rPr>
        <w:t xml:space="preserve">, </w:t>
      </w:r>
      <w:r w:rsidR="0048616B">
        <w:rPr>
          <w:rFonts w:ascii="Times New Roman" w:hAnsi="Times New Roman" w:cs="Times New Roman"/>
          <w:sz w:val="24"/>
          <w:szCs w:val="24"/>
        </w:rPr>
        <w:t>Kordo Saeed</w:t>
      </w:r>
      <w:r w:rsidR="00B6279C" w:rsidRPr="00B6279C">
        <w:rPr>
          <w:rFonts w:ascii="Times New Roman" w:hAnsi="Times New Roman" w:cs="Times New Roman"/>
          <w:sz w:val="24"/>
          <w:szCs w:val="24"/>
          <w:vertAlign w:val="superscript"/>
        </w:rPr>
        <w:t>1,</w:t>
      </w:r>
      <w:r w:rsidR="00867901" w:rsidRPr="00B6279C">
        <w:rPr>
          <w:rFonts w:ascii="Times New Roman" w:hAnsi="Times New Roman" w:cs="Times New Roman"/>
          <w:sz w:val="24"/>
          <w:szCs w:val="24"/>
          <w:vertAlign w:val="superscript"/>
        </w:rPr>
        <w:t>9</w:t>
      </w:r>
      <w:r w:rsidR="0048616B">
        <w:rPr>
          <w:rFonts w:ascii="Times New Roman" w:hAnsi="Times New Roman" w:cs="Times New Roman"/>
          <w:sz w:val="24"/>
          <w:szCs w:val="24"/>
        </w:rPr>
        <w:t xml:space="preserve">, </w:t>
      </w:r>
      <w:r w:rsidRPr="000130A4">
        <w:rPr>
          <w:rFonts w:ascii="Times New Roman" w:hAnsi="Times New Roman" w:cs="Times New Roman"/>
          <w:sz w:val="24"/>
          <w:szCs w:val="24"/>
        </w:rPr>
        <w:t>Martin Feelisch</w:t>
      </w:r>
      <w:r w:rsidR="00E611DA">
        <w:rPr>
          <w:rFonts w:ascii="Times New Roman" w:hAnsi="Times New Roman" w:cs="Times New Roman"/>
          <w:sz w:val="24"/>
          <w:szCs w:val="24"/>
          <w:vertAlign w:val="superscript"/>
        </w:rPr>
        <w:t>2,3</w:t>
      </w:r>
      <w:r w:rsidRPr="000130A4">
        <w:rPr>
          <w:rFonts w:ascii="Times New Roman" w:hAnsi="Times New Roman" w:cs="Times New Roman"/>
          <w:sz w:val="24"/>
          <w:szCs w:val="24"/>
        </w:rPr>
        <w:t xml:space="preserve">, </w:t>
      </w:r>
      <w:r w:rsidR="0073487D" w:rsidRPr="000130A4">
        <w:rPr>
          <w:rFonts w:ascii="Times New Roman" w:hAnsi="Times New Roman" w:cs="Times New Roman"/>
          <w:sz w:val="24"/>
          <w:szCs w:val="24"/>
        </w:rPr>
        <w:t xml:space="preserve">Anthony </w:t>
      </w:r>
      <w:r w:rsidR="0073487D">
        <w:rPr>
          <w:rFonts w:ascii="Times New Roman" w:hAnsi="Times New Roman" w:cs="Times New Roman"/>
          <w:sz w:val="24"/>
          <w:szCs w:val="24"/>
        </w:rPr>
        <w:t xml:space="preserve">D </w:t>
      </w:r>
      <w:r w:rsidR="0073487D" w:rsidRPr="000130A4">
        <w:rPr>
          <w:rFonts w:ascii="Times New Roman" w:hAnsi="Times New Roman" w:cs="Times New Roman"/>
          <w:sz w:val="24"/>
          <w:szCs w:val="24"/>
        </w:rPr>
        <w:t>Postle</w:t>
      </w:r>
      <w:r w:rsidR="0073487D">
        <w:rPr>
          <w:rFonts w:ascii="Times New Roman" w:hAnsi="Times New Roman" w:cs="Times New Roman"/>
          <w:sz w:val="24"/>
          <w:szCs w:val="24"/>
          <w:vertAlign w:val="superscript"/>
        </w:rPr>
        <w:t xml:space="preserve">2,3 </w:t>
      </w:r>
      <w:r w:rsidR="007367B4" w:rsidRPr="000130A4">
        <w:rPr>
          <w:rFonts w:ascii="Times New Roman" w:hAnsi="Times New Roman" w:cs="Times New Roman"/>
          <w:sz w:val="24"/>
          <w:szCs w:val="24"/>
        </w:rPr>
        <w:t>Michael P W Grocott</w:t>
      </w:r>
      <w:r w:rsidR="00A44194" w:rsidRPr="000130A4">
        <w:rPr>
          <w:rFonts w:ascii="Times New Roman" w:hAnsi="Times New Roman" w:cs="Times New Roman"/>
          <w:sz w:val="24"/>
          <w:szCs w:val="24"/>
          <w:vertAlign w:val="superscript"/>
        </w:rPr>
        <w:t>1</w:t>
      </w:r>
      <w:r w:rsidR="00723345" w:rsidRPr="000130A4">
        <w:rPr>
          <w:rFonts w:ascii="Times New Roman" w:hAnsi="Times New Roman" w:cs="Times New Roman"/>
          <w:sz w:val="24"/>
          <w:szCs w:val="24"/>
          <w:vertAlign w:val="superscript"/>
        </w:rPr>
        <w:t>,2</w:t>
      </w:r>
      <w:r w:rsidR="000130A4" w:rsidRPr="000130A4">
        <w:rPr>
          <w:rFonts w:ascii="Times New Roman" w:hAnsi="Times New Roman" w:cs="Times New Roman"/>
          <w:sz w:val="24"/>
          <w:szCs w:val="24"/>
          <w:vertAlign w:val="superscript"/>
        </w:rPr>
        <w:t>,3</w:t>
      </w:r>
    </w:p>
    <w:p w14:paraId="3835B3E8" w14:textId="6092E05D" w:rsidR="001736FE" w:rsidRPr="000130A4" w:rsidRDefault="001736FE" w:rsidP="003B2FEB">
      <w:pPr>
        <w:spacing w:after="0" w:line="360" w:lineRule="auto"/>
        <w:jc w:val="both"/>
        <w:rPr>
          <w:rFonts w:ascii="Times New Roman" w:eastAsia="Times New Roman" w:hAnsi="Times New Roman" w:cs="Times New Roman"/>
          <w:b/>
          <w:sz w:val="24"/>
          <w:szCs w:val="24"/>
        </w:rPr>
      </w:pPr>
      <w:r w:rsidRPr="000130A4">
        <w:rPr>
          <w:rFonts w:ascii="Times New Roman" w:eastAsia="Times New Roman" w:hAnsi="Times New Roman" w:cs="Times New Roman"/>
          <w:b/>
          <w:sz w:val="24"/>
          <w:szCs w:val="24"/>
        </w:rPr>
        <w:t>Author Affiliations</w:t>
      </w:r>
    </w:p>
    <w:p w14:paraId="3C305B9A" w14:textId="47392661" w:rsidR="000130A4" w:rsidRPr="00B6279C" w:rsidRDefault="000130A4" w:rsidP="003B2FEB">
      <w:pPr>
        <w:pStyle w:val="ListParagraph"/>
        <w:numPr>
          <w:ilvl w:val="0"/>
          <w:numId w:val="23"/>
        </w:numPr>
        <w:rPr>
          <w:rFonts w:ascii="Times New Roman" w:hAnsi="Times New Roman" w:cs="Times New Roman"/>
          <w:sz w:val="24"/>
          <w:szCs w:val="24"/>
          <w:lang w:eastAsia="en-US"/>
        </w:rPr>
      </w:pPr>
      <w:r w:rsidRPr="00B6279C">
        <w:rPr>
          <w:rFonts w:ascii="Times New Roman" w:hAnsi="Times New Roman" w:cs="Times New Roman"/>
          <w:sz w:val="24"/>
          <w:szCs w:val="24"/>
          <w:lang w:eastAsia="en-US"/>
        </w:rPr>
        <w:t>General Intensive Care Unit, University Hospital Southampton NHS Foundation Trust</w:t>
      </w:r>
      <w:r w:rsidR="000C1468" w:rsidRPr="00B6279C">
        <w:rPr>
          <w:rFonts w:ascii="Times New Roman" w:hAnsi="Times New Roman" w:cs="Times New Roman"/>
          <w:sz w:val="24"/>
          <w:szCs w:val="24"/>
          <w:lang w:eastAsia="en-US"/>
        </w:rPr>
        <w:t xml:space="preserve">, </w:t>
      </w:r>
      <w:r w:rsidR="00672573" w:rsidRPr="00B6279C">
        <w:rPr>
          <w:rFonts w:ascii="Times New Roman" w:hAnsi="Times New Roman" w:cs="Times New Roman"/>
          <w:sz w:val="24"/>
          <w:szCs w:val="24"/>
          <w:lang w:eastAsia="en-US"/>
        </w:rPr>
        <w:t xml:space="preserve">Southampton, </w:t>
      </w:r>
      <w:r w:rsidR="000C1468" w:rsidRPr="00B6279C">
        <w:rPr>
          <w:rFonts w:ascii="Times New Roman" w:hAnsi="Times New Roman" w:cs="Times New Roman"/>
          <w:sz w:val="24"/>
          <w:szCs w:val="24"/>
          <w:lang w:eastAsia="en-US"/>
        </w:rPr>
        <w:t>UK</w:t>
      </w:r>
    </w:p>
    <w:p w14:paraId="327F04F5" w14:textId="62C1B457" w:rsidR="001736FE" w:rsidRPr="00B6279C" w:rsidRDefault="001736FE" w:rsidP="003B2FEB">
      <w:pPr>
        <w:pStyle w:val="ListParagraph"/>
        <w:numPr>
          <w:ilvl w:val="0"/>
          <w:numId w:val="23"/>
        </w:numPr>
        <w:rPr>
          <w:rFonts w:ascii="Times New Roman" w:hAnsi="Times New Roman" w:cs="Times New Roman"/>
          <w:sz w:val="24"/>
          <w:szCs w:val="24"/>
          <w:lang w:eastAsia="en-US"/>
        </w:rPr>
      </w:pPr>
      <w:r w:rsidRPr="00B6279C">
        <w:rPr>
          <w:rFonts w:ascii="Times New Roman" w:hAnsi="Times New Roman" w:cs="Times New Roman"/>
          <w:sz w:val="24"/>
          <w:szCs w:val="24"/>
          <w:lang w:eastAsia="en-US"/>
        </w:rPr>
        <w:t>University Hospital Southampton NIHR Biomedical Research Centre, Southampton, UK.</w:t>
      </w:r>
    </w:p>
    <w:p w14:paraId="276F522C" w14:textId="589E667E" w:rsidR="001736FE" w:rsidRPr="00B6279C" w:rsidRDefault="000130A4" w:rsidP="003B2FEB">
      <w:pPr>
        <w:pStyle w:val="ListParagraph"/>
        <w:numPr>
          <w:ilvl w:val="0"/>
          <w:numId w:val="23"/>
        </w:numPr>
        <w:rPr>
          <w:rFonts w:ascii="Times New Roman" w:hAnsi="Times New Roman" w:cs="Times New Roman"/>
          <w:sz w:val="24"/>
          <w:szCs w:val="24"/>
          <w:lang w:eastAsia="en-US"/>
        </w:rPr>
      </w:pPr>
      <w:r w:rsidRPr="00B6279C">
        <w:rPr>
          <w:rFonts w:ascii="Times New Roman" w:hAnsi="Times New Roman" w:cs="Times New Roman"/>
          <w:sz w:val="24"/>
          <w:szCs w:val="24"/>
          <w:lang w:eastAsia="en-US"/>
        </w:rPr>
        <w:t xml:space="preserve">Faculty of Medicine, </w:t>
      </w:r>
      <w:r w:rsidR="001736FE" w:rsidRPr="00B6279C">
        <w:rPr>
          <w:rFonts w:ascii="Times New Roman" w:hAnsi="Times New Roman" w:cs="Times New Roman"/>
          <w:sz w:val="24"/>
          <w:szCs w:val="24"/>
          <w:lang w:eastAsia="en-US"/>
        </w:rPr>
        <w:t xml:space="preserve">University of Southampton, </w:t>
      </w:r>
      <w:r w:rsidR="00672573" w:rsidRPr="00B6279C">
        <w:rPr>
          <w:rFonts w:ascii="Times New Roman" w:hAnsi="Times New Roman" w:cs="Times New Roman"/>
          <w:sz w:val="24"/>
          <w:szCs w:val="24"/>
          <w:lang w:eastAsia="en-US"/>
        </w:rPr>
        <w:t xml:space="preserve">Southampton, </w:t>
      </w:r>
      <w:r w:rsidR="001736FE" w:rsidRPr="00B6279C">
        <w:rPr>
          <w:rFonts w:ascii="Times New Roman" w:hAnsi="Times New Roman" w:cs="Times New Roman"/>
          <w:sz w:val="24"/>
          <w:szCs w:val="24"/>
          <w:lang w:eastAsia="en-US"/>
        </w:rPr>
        <w:t>UK.</w:t>
      </w:r>
    </w:p>
    <w:p w14:paraId="056F27F4" w14:textId="145C6022" w:rsidR="00B6279C" w:rsidRPr="00B6279C" w:rsidRDefault="00B6279C" w:rsidP="003B2FEB">
      <w:pPr>
        <w:pStyle w:val="ListParagraph"/>
        <w:numPr>
          <w:ilvl w:val="0"/>
          <w:numId w:val="23"/>
        </w:numPr>
        <w:rPr>
          <w:rFonts w:ascii="Times New Roman" w:hAnsi="Times New Roman" w:cs="Times New Roman"/>
          <w:sz w:val="24"/>
          <w:szCs w:val="24"/>
          <w:lang w:eastAsia="en-US"/>
        </w:rPr>
      </w:pPr>
      <w:r w:rsidRPr="00B6279C">
        <w:rPr>
          <w:rFonts w:ascii="Times New Roman" w:eastAsia="Times New Roman" w:hAnsi="Times New Roman" w:cs="Times New Roman"/>
          <w:bCs/>
          <w:sz w:val="24"/>
          <w:szCs w:val="24"/>
        </w:rPr>
        <w:t>Peninsula Medical School, University of Plymouth, John Bull Building, Plymouth, UK</w:t>
      </w:r>
    </w:p>
    <w:p w14:paraId="2BFEF869" w14:textId="4FE068FB" w:rsidR="00B6279C" w:rsidRPr="00B6279C" w:rsidRDefault="00B6279C" w:rsidP="00B6279C">
      <w:pPr>
        <w:pStyle w:val="ListParagraph"/>
        <w:numPr>
          <w:ilvl w:val="0"/>
          <w:numId w:val="23"/>
        </w:numPr>
        <w:spacing w:after="0" w:line="360" w:lineRule="auto"/>
        <w:jc w:val="both"/>
        <w:rPr>
          <w:rFonts w:ascii="Times New Roman" w:eastAsia="Times New Roman" w:hAnsi="Times New Roman" w:cs="Times New Roman"/>
          <w:bCs/>
          <w:sz w:val="24"/>
          <w:szCs w:val="24"/>
        </w:rPr>
      </w:pPr>
      <w:r w:rsidRPr="00B6279C">
        <w:rPr>
          <w:rFonts w:ascii="Times New Roman" w:eastAsia="Times New Roman" w:hAnsi="Times New Roman" w:cs="Times New Roman"/>
          <w:bCs/>
          <w:sz w:val="24"/>
          <w:szCs w:val="24"/>
        </w:rPr>
        <w:t>Department of Intensive Care, University Hospitals Plymouth, Plymouth, UK</w:t>
      </w:r>
    </w:p>
    <w:p w14:paraId="5AFC5D8E" w14:textId="227EF31D" w:rsidR="00867901" w:rsidRPr="00B6279C" w:rsidRDefault="00867901" w:rsidP="00867901">
      <w:pPr>
        <w:pStyle w:val="ListParagraph"/>
        <w:numPr>
          <w:ilvl w:val="0"/>
          <w:numId w:val="23"/>
        </w:numPr>
        <w:spacing w:after="0" w:line="360" w:lineRule="auto"/>
        <w:jc w:val="both"/>
        <w:rPr>
          <w:rFonts w:ascii="Times New Roman" w:eastAsia="Times New Roman" w:hAnsi="Times New Roman" w:cs="Times New Roman"/>
          <w:bCs/>
          <w:sz w:val="24"/>
          <w:szCs w:val="24"/>
        </w:rPr>
      </w:pPr>
      <w:r w:rsidRPr="00B6279C">
        <w:rPr>
          <w:rFonts w:ascii="Times New Roman" w:eastAsia="Times New Roman" w:hAnsi="Times New Roman" w:cs="Times New Roman"/>
          <w:bCs/>
          <w:sz w:val="24"/>
          <w:szCs w:val="24"/>
        </w:rPr>
        <w:t>ICNARC, London, UK</w:t>
      </w:r>
    </w:p>
    <w:p w14:paraId="42CC3E03" w14:textId="14CD67D2" w:rsidR="00867901" w:rsidRPr="00B6279C" w:rsidRDefault="00867901" w:rsidP="00867901">
      <w:pPr>
        <w:pStyle w:val="ListParagraph"/>
        <w:numPr>
          <w:ilvl w:val="0"/>
          <w:numId w:val="23"/>
        </w:numPr>
        <w:spacing w:after="0" w:line="360" w:lineRule="auto"/>
        <w:jc w:val="both"/>
        <w:rPr>
          <w:rFonts w:ascii="Times New Roman" w:eastAsia="Times New Roman" w:hAnsi="Times New Roman" w:cs="Times New Roman"/>
          <w:bCs/>
          <w:sz w:val="24"/>
          <w:szCs w:val="24"/>
        </w:rPr>
      </w:pPr>
      <w:r w:rsidRPr="00B6279C">
        <w:rPr>
          <w:rFonts w:ascii="Times New Roman" w:eastAsia="Times New Roman" w:hAnsi="Times New Roman" w:cs="Times New Roman"/>
          <w:bCs/>
          <w:sz w:val="24"/>
          <w:szCs w:val="24"/>
        </w:rPr>
        <w:t>Clinical Trials Unit (CTU), University Hospital Southampton NHS Foundation Trust, Southampton, UK</w:t>
      </w:r>
    </w:p>
    <w:p w14:paraId="75C90024" w14:textId="047B96D6" w:rsidR="00867901" w:rsidRPr="00B6279C" w:rsidRDefault="00867901" w:rsidP="00867901">
      <w:pPr>
        <w:pStyle w:val="ListParagraph"/>
        <w:numPr>
          <w:ilvl w:val="0"/>
          <w:numId w:val="23"/>
        </w:numPr>
        <w:spacing w:after="0" w:line="360" w:lineRule="auto"/>
        <w:jc w:val="both"/>
        <w:rPr>
          <w:rFonts w:ascii="Times New Roman" w:eastAsia="Times New Roman" w:hAnsi="Times New Roman" w:cs="Times New Roman"/>
          <w:bCs/>
          <w:sz w:val="24"/>
          <w:szCs w:val="24"/>
        </w:rPr>
      </w:pPr>
      <w:r w:rsidRPr="00B6279C">
        <w:rPr>
          <w:rFonts w:ascii="Times New Roman" w:eastAsia="Times New Roman" w:hAnsi="Times New Roman" w:cs="Times New Roman"/>
          <w:bCs/>
          <w:sz w:val="24"/>
          <w:szCs w:val="24"/>
        </w:rPr>
        <w:t>Patient advisory group, University Hospital Southampton NHS Foundation Trust, Southampton, UK</w:t>
      </w:r>
    </w:p>
    <w:p w14:paraId="5FEF2BA9" w14:textId="0A9B39DD" w:rsidR="00867901" w:rsidRPr="00B6279C" w:rsidRDefault="00B6279C" w:rsidP="00867901">
      <w:pPr>
        <w:pStyle w:val="ListParagraph"/>
        <w:numPr>
          <w:ilvl w:val="0"/>
          <w:numId w:val="23"/>
        </w:numPr>
        <w:spacing w:after="0" w:line="360" w:lineRule="auto"/>
        <w:jc w:val="both"/>
        <w:rPr>
          <w:rFonts w:ascii="Times New Roman" w:eastAsia="Times New Roman" w:hAnsi="Times New Roman" w:cs="Times New Roman"/>
          <w:bCs/>
          <w:sz w:val="24"/>
          <w:szCs w:val="24"/>
        </w:rPr>
      </w:pPr>
      <w:r w:rsidRPr="00B6279C">
        <w:rPr>
          <w:rFonts w:ascii="Times New Roman" w:hAnsi="Times New Roman" w:cs="Times New Roman"/>
          <w:color w:val="000000"/>
          <w:sz w:val="24"/>
          <w:szCs w:val="24"/>
        </w:rPr>
        <w:t>Wellcome-Wolfson Institute for Experimental Medicine, School of Medicine, Dentistry &amp; Biomedical Sciences, Queen’s University Belfast, BT9 7BL, Northern Ireland, UK</w:t>
      </w:r>
    </w:p>
    <w:p w14:paraId="13F1C1A2" w14:textId="3FB8CEEA" w:rsidR="001736FE" w:rsidRPr="00B6279C" w:rsidRDefault="00B6279C" w:rsidP="001736FE">
      <w:pPr>
        <w:pStyle w:val="ListParagraph"/>
        <w:numPr>
          <w:ilvl w:val="0"/>
          <w:numId w:val="23"/>
        </w:numPr>
        <w:spacing w:after="0" w:line="360" w:lineRule="auto"/>
        <w:jc w:val="both"/>
        <w:rPr>
          <w:rFonts w:ascii="Times New Roman" w:eastAsia="Times New Roman" w:hAnsi="Times New Roman" w:cs="Times New Roman"/>
          <w:bCs/>
          <w:sz w:val="24"/>
          <w:szCs w:val="24"/>
        </w:rPr>
      </w:pPr>
      <w:r w:rsidRPr="00B6279C">
        <w:rPr>
          <w:rFonts w:ascii="Times New Roman" w:eastAsia="Times New Roman" w:hAnsi="Times New Roman" w:cs="Times New Roman"/>
          <w:bCs/>
          <w:sz w:val="24"/>
          <w:szCs w:val="24"/>
        </w:rPr>
        <w:t xml:space="preserve">Microbiology Department, University Hospital Southampton NHS Foundation Trust, Tremona Road, Southampton, UK </w:t>
      </w:r>
    </w:p>
    <w:p w14:paraId="3C9E1EBF" w14:textId="77777777" w:rsidR="001736FE" w:rsidRPr="000130A4" w:rsidRDefault="001736FE" w:rsidP="001736FE">
      <w:pPr>
        <w:rPr>
          <w:rFonts w:ascii="Times New Roman" w:hAnsi="Times New Roman" w:cs="Times New Roman"/>
          <w:sz w:val="24"/>
          <w:szCs w:val="24"/>
          <w:lang w:eastAsia="en-US"/>
        </w:rPr>
      </w:pPr>
      <w:r w:rsidRPr="000130A4">
        <w:rPr>
          <w:rFonts w:ascii="Times New Roman" w:hAnsi="Times New Roman" w:cs="Times New Roman"/>
          <w:sz w:val="24"/>
          <w:szCs w:val="24"/>
          <w:lang w:eastAsia="en-US"/>
        </w:rPr>
        <w:t>*</w:t>
      </w:r>
      <w:r w:rsidRPr="00131526">
        <w:rPr>
          <w:rStyle w:val="Heading2Char"/>
          <w:b/>
          <w:bCs/>
          <w:color w:val="auto"/>
        </w:rPr>
        <w:t>Corresponding Author</w:t>
      </w:r>
      <w:r w:rsidRPr="00131526">
        <w:rPr>
          <w:rFonts w:ascii="Times New Roman" w:hAnsi="Times New Roman" w:cs="Times New Roman"/>
          <w:sz w:val="24"/>
          <w:szCs w:val="24"/>
          <w:lang w:eastAsia="en-US"/>
        </w:rPr>
        <w:t xml:space="preserve"> </w:t>
      </w:r>
    </w:p>
    <w:p w14:paraId="190E5663" w14:textId="77777777" w:rsidR="001736FE" w:rsidRPr="000130A4" w:rsidRDefault="001736FE" w:rsidP="001736FE">
      <w:pPr>
        <w:rPr>
          <w:rFonts w:ascii="Times New Roman" w:hAnsi="Times New Roman" w:cs="Times New Roman"/>
          <w:sz w:val="24"/>
          <w:szCs w:val="24"/>
          <w:lang w:eastAsia="en-US"/>
        </w:rPr>
      </w:pPr>
      <w:r w:rsidRPr="000130A4">
        <w:rPr>
          <w:rFonts w:ascii="Times New Roman" w:hAnsi="Times New Roman" w:cs="Times New Roman"/>
          <w:sz w:val="24"/>
          <w:szCs w:val="24"/>
          <w:lang w:eastAsia="en-US"/>
        </w:rPr>
        <w:t>Dr Ahilanandan Dushianthan</w:t>
      </w:r>
    </w:p>
    <w:p w14:paraId="5614D500" w14:textId="77777777" w:rsidR="001736FE" w:rsidRPr="000130A4" w:rsidRDefault="001736FE" w:rsidP="001736FE">
      <w:pPr>
        <w:rPr>
          <w:rFonts w:ascii="Times New Roman" w:hAnsi="Times New Roman" w:cs="Times New Roman"/>
          <w:sz w:val="24"/>
          <w:szCs w:val="24"/>
          <w:lang w:eastAsia="en-US"/>
        </w:rPr>
      </w:pPr>
      <w:r w:rsidRPr="000130A4">
        <w:rPr>
          <w:rFonts w:ascii="Times New Roman" w:hAnsi="Times New Roman" w:cs="Times New Roman"/>
          <w:sz w:val="24"/>
          <w:szCs w:val="24"/>
          <w:lang w:eastAsia="en-US"/>
        </w:rPr>
        <w:t>General Intensive Care Unit, University Hospital Southampton NHS Foundation Trust</w:t>
      </w:r>
    </w:p>
    <w:p w14:paraId="783C5450" w14:textId="77777777" w:rsidR="001736FE" w:rsidRPr="000130A4" w:rsidRDefault="001736FE" w:rsidP="001736FE">
      <w:pPr>
        <w:rPr>
          <w:rFonts w:ascii="Times New Roman" w:hAnsi="Times New Roman" w:cs="Times New Roman"/>
          <w:sz w:val="24"/>
          <w:szCs w:val="24"/>
          <w:lang w:eastAsia="en-US"/>
        </w:rPr>
      </w:pPr>
      <w:r w:rsidRPr="000130A4">
        <w:rPr>
          <w:rFonts w:ascii="Times New Roman" w:hAnsi="Times New Roman" w:cs="Times New Roman"/>
          <w:sz w:val="24"/>
          <w:szCs w:val="24"/>
          <w:lang w:eastAsia="en-US"/>
        </w:rPr>
        <w:t xml:space="preserve">Tremona road, Southampton, SO16 6YD, UK. </w:t>
      </w:r>
    </w:p>
    <w:p w14:paraId="1022DC7C" w14:textId="58E54111" w:rsidR="00131526" w:rsidRPr="002676D7" w:rsidRDefault="001736FE" w:rsidP="002676D7">
      <w:pPr>
        <w:rPr>
          <w:rFonts w:ascii="Times New Roman" w:hAnsi="Times New Roman" w:cs="Times New Roman"/>
          <w:sz w:val="24"/>
          <w:szCs w:val="24"/>
          <w:lang w:eastAsia="en-US"/>
        </w:rPr>
        <w:sectPr w:rsidR="00131526" w:rsidRPr="002676D7" w:rsidSect="00A72F0D">
          <w:pgSz w:w="11906" w:h="16838"/>
          <w:pgMar w:top="1440" w:right="1440" w:bottom="1440" w:left="1440" w:header="708" w:footer="708" w:gutter="0"/>
          <w:cols w:space="708"/>
          <w:docGrid w:linePitch="360"/>
        </w:sectPr>
      </w:pPr>
      <w:hyperlink r:id="rId8" w:history="1">
        <w:r w:rsidRPr="000130A4">
          <w:rPr>
            <w:rStyle w:val="Hyperlink"/>
            <w:rFonts w:ascii="Times New Roman" w:hAnsi="Times New Roman" w:cs="Times New Roman"/>
            <w:sz w:val="24"/>
            <w:szCs w:val="24"/>
            <w:lang w:eastAsia="en-US"/>
          </w:rPr>
          <w:t>a.dushianthan@soton.ac.uk</w:t>
        </w:r>
      </w:hyperlink>
      <w:r w:rsidRPr="000130A4">
        <w:rPr>
          <w:rFonts w:ascii="Times New Roman" w:hAnsi="Times New Roman" w:cs="Times New Roman"/>
          <w:sz w:val="24"/>
          <w:szCs w:val="24"/>
          <w:lang w:eastAsia="en-US"/>
        </w:rPr>
        <w:t xml:space="preserve"> </w:t>
      </w:r>
    </w:p>
    <w:tbl>
      <w:tblPr>
        <w:tblpPr w:leftFromText="180" w:rightFromText="180" w:vertAnchor="text" w:horzAnchor="margin" w:tblpXSpec="right" w:tblpY="90"/>
        <w:tblW w:w="9039"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9039"/>
      </w:tblGrid>
      <w:tr w:rsidR="00931AA6" w:rsidRPr="00F318E6" w14:paraId="17FC08F0" w14:textId="77777777" w:rsidTr="003B2B06">
        <w:trPr>
          <w:trHeight w:val="484"/>
        </w:trPr>
        <w:tc>
          <w:tcPr>
            <w:tcW w:w="9039" w:type="dxa"/>
            <w:tcBorders>
              <w:top w:val="nil"/>
              <w:left w:val="nil"/>
              <w:bottom w:val="nil"/>
              <w:right w:val="nil"/>
            </w:tcBorders>
            <w:vAlign w:val="bottom"/>
          </w:tcPr>
          <w:p w14:paraId="5EB5F3C8" w14:textId="0181A106" w:rsidR="00931AA6" w:rsidRDefault="00931AA6" w:rsidP="00B633F6">
            <w:pPr>
              <w:pStyle w:val="Heading1"/>
            </w:pPr>
            <w:r w:rsidRPr="00A16914">
              <w:lastRenderedPageBreak/>
              <w:t>A</w:t>
            </w:r>
            <w:r w:rsidR="00A16914">
              <w:t>bstract</w:t>
            </w:r>
          </w:p>
          <w:p w14:paraId="2A23EA8E" w14:textId="77777777" w:rsidR="00056305" w:rsidRPr="00ED1043" w:rsidRDefault="00056305" w:rsidP="00ED1043">
            <w:pPr>
              <w:pStyle w:val="Heading2"/>
              <w:spacing w:line="480" w:lineRule="auto"/>
              <w:rPr>
                <w:color w:val="auto"/>
              </w:rPr>
            </w:pPr>
            <w:r w:rsidRPr="00ED1043">
              <w:rPr>
                <w:rStyle w:val="Strong"/>
                <w:color w:val="auto"/>
              </w:rPr>
              <w:t>Background</w:t>
            </w:r>
          </w:p>
          <w:p w14:paraId="3EEA13EA" w14:textId="07C4CD08" w:rsidR="00056305" w:rsidRPr="00056305" w:rsidRDefault="00056305" w:rsidP="00ED1043">
            <w:pPr>
              <w:pStyle w:val="NormalWeb"/>
              <w:spacing w:before="0" w:beforeAutospacing="0" w:after="0" w:afterAutospacing="0" w:line="480" w:lineRule="auto"/>
              <w:jc w:val="both"/>
              <w:rPr>
                <w:color w:val="0E101A"/>
              </w:rPr>
            </w:pPr>
            <w:r w:rsidRPr="00056305">
              <w:rPr>
                <w:color w:val="0E101A"/>
              </w:rPr>
              <w:t xml:space="preserve">MecROX is a mechanistic sub-study of the UK-ROX randomised controlled trial, which compared conservative with usual oxygen saturation targets in mechanically ventilated adults in intensive care. Hyperoxemia has been proposed to affect alveolar surfactant composition and metabolism and increase systemic oxidative stress, which has not been evaluated in the context of oxygen target trials. The aim of the study to determine the effects of oxygen targets on lung surfactant phospholipid composition, synthesis, and systemic redox status. </w:t>
            </w:r>
          </w:p>
          <w:p w14:paraId="350AD90A" w14:textId="77777777" w:rsidR="00056305" w:rsidRPr="00ED1043" w:rsidRDefault="00056305" w:rsidP="00ED1043">
            <w:pPr>
              <w:pStyle w:val="Heading2"/>
              <w:spacing w:line="480" w:lineRule="auto"/>
              <w:rPr>
                <w:color w:val="auto"/>
              </w:rPr>
            </w:pPr>
            <w:r w:rsidRPr="00ED1043">
              <w:rPr>
                <w:rStyle w:val="Strong"/>
                <w:color w:val="auto"/>
              </w:rPr>
              <w:t>Methods</w:t>
            </w:r>
          </w:p>
          <w:p w14:paraId="7C353716" w14:textId="3CFA2EF9" w:rsidR="00056305" w:rsidRPr="00056305" w:rsidRDefault="00056305" w:rsidP="00ED1043">
            <w:pPr>
              <w:pStyle w:val="NormalWeb"/>
              <w:spacing w:before="0" w:beforeAutospacing="0" w:after="0" w:afterAutospacing="0" w:line="480" w:lineRule="auto"/>
              <w:jc w:val="both"/>
              <w:rPr>
                <w:color w:val="0E101A"/>
              </w:rPr>
            </w:pPr>
            <w:r w:rsidRPr="00056305">
              <w:rPr>
                <w:color w:val="0E101A"/>
              </w:rPr>
              <w:t xml:space="preserve">Mechanically ventilated adults with hypoxemic respiratory failure were recruited from two UK centres (Southampton and Plymouth) after enrolment into UK-ROX. 3 mg/kg </w:t>
            </w:r>
            <w:r w:rsidRPr="00056305">
              <w:rPr>
                <w:i/>
                <w:iCs/>
                <w:color w:val="0E101A"/>
              </w:rPr>
              <w:t>methyl</w:t>
            </w:r>
            <w:r w:rsidRPr="00056305">
              <w:rPr>
                <w:color w:val="0E101A"/>
              </w:rPr>
              <w:t>-D₉-choline chloride was administered (a stable isotope to trace surfactant synthesis), blood and endotracheal aspirate (ETA) samples were collected at baseline, 48 and 72 hours. Surfactant phospholipid composition along with systemic redox status was assessed using markers of antioxidant capacity, lipid oxidation, nitrosative stress, and thiol/sulfur metabolism. Between-group comparisons were adjusted for baseline values.</w:t>
            </w:r>
          </w:p>
          <w:p w14:paraId="208F3AC2" w14:textId="77777777" w:rsidR="00056305" w:rsidRPr="00ED1043" w:rsidRDefault="00056305" w:rsidP="00ED1043">
            <w:pPr>
              <w:pStyle w:val="Heading2"/>
              <w:spacing w:line="480" w:lineRule="auto"/>
              <w:rPr>
                <w:color w:val="auto"/>
              </w:rPr>
            </w:pPr>
            <w:r w:rsidRPr="00ED1043">
              <w:rPr>
                <w:rStyle w:val="Strong"/>
                <w:color w:val="auto"/>
              </w:rPr>
              <w:t>Results</w:t>
            </w:r>
          </w:p>
          <w:p w14:paraId="31CDF061" w14:textId="031198B7" w:rsidR="00056305" w:rsidRPr="00056305" w:rsidRDefault="00056305" w:rsidP="00ED1043">
            <w:pPr>
              <w:pStyle w:val="NormalWeb"/>
              <w:spacing w:before="0" w:beforeAutospacing="0" w:after="0" w:afterAutospacing="0" w:line="480" w:lineRule="auto"/>
              <w:jc w:val="both"/>
              <w:rPr>
                <w:color w:val="0E101A"/>
              </w:rPr>
            </w:pPr>
            <w:r w:rsidRPr="00056305">
              <w:rPr>
                <w:color w:val="0E101A"/>
              </w:rPr>
              <w:t>Sixty-five patients included in the analysis (conservative n=30, usual n=35). There was a sustained ~2.5% SpO</w:t>
            </w:r>
            <w:r w:rsidRPr="00056305">
              <w:rPr>
                <w:color w:val="0E101A"/>
                <w:vertAlign w:val="subscript"/>
              </w:rPr>
              <w:t>2</w:t>
            </w:r>
            <w:r w:rsidRPr="00056305">
              <w:rPr>
                <w:color w:val="0E101A"/>
              </w:rPr>
              <w:t xml:space="preserve"> difference between groups from the time of intervention initiated. There were no differences in the primary outcome, ETA PC32:0 composition, at 48 hours. There were also no differences in surfactant index, total PC concentration, or </w:t>
            </w:r>
            <w:r w:rsidRPr="00056305">
              <w:rPr>
                <w:i/>
                <w:iCs/>
                <w:color w:val="0E101A"/>
              </w:rPr>
              <w:t>methyl</w:t>
            </w:r>
            <w:r w:rsidRPr="00056305">
              <w:rPr>
                <w:color w:val="0E101A"/>
              </w:rPr>
              <w:t>-D₉ enrichment of PC32:0 (surfactant synthesis) or lysophosphatidylcholine (surfactant breakdown) at either 48 or 72 hours. Measures of systemic redox status were similarly unchanged between groups.</w:t>
            </w:r>
          </w:p>
          <w:p w14:paraId="448B9327" w14:textId="77777777" w:rsidR="00056305" w:rsidRPr="00ED1043" w:rsidRDefault="00056305" w:rsidP="00ED1043">
            <w:pPr>
              <w:pStyle w:val="Heading2"/>
              <w:spacing w:line="480" w:lineRule="auto"/>
              <w:rPr>
                <w:color w:val="auto"/>
              </w:rPr>
            </w:pPr>
            <w:r w:rsidRPr="00ED1043">
              <w:rPr>
                <w:rStyle w:val="Strong"/>
                <w:color w:val="auto"/>
              </w:rPr>
              <w:lastRenderedPageBreak/>
              <w:t>Conclusion</w:t>
            </w:r>
          </w:p>
          <w:p w14:paraId="6241304B" w14:textId="68811AE0" w:rsidR="00056305" w:rsidRPr="00BC52EF" w:rsidRDefault="00056305" w:rsidP="00ED1043">
            <w:pPr>
              <w:pStyle w:val="NormalWeb"/>
              <w:spacing w:before="0" w:beforeAutospacing="0" w:after="0" w:afterAutospacing="0" w:line="480" w:lineRule="auto"/>
              <w:jc w:val="both"/>
              <w:rPr>
                <w:color w:val="0E101A"/>
              </w:rPr>
            </w:pPr>
            <w:r w:rsidRPr="00056305">
              <w:rPr>
                <w:color w:val="0E101A"/>
              </w:rPr>
              <w:t>There were no differences in surfactant phospholipid composition, metabolism or systemic redox status between patients managed with a conservative SpO</w:t>
            </w:r>
            <w:r w:rsidRPr="00056305">
              <w:rPr>
                <w:color w:val="0E101A"/>
                <w:vertAlign w:val="subscript"/>
              </w:rPr>
              <w:t>2</w:t>
            </w:r>
            <w:r w:rsidRPr="00056305">
              <w:rPr>
                <w:color w:val="0E101A"/>
              </w:rPr>
              <w:t xml:space="preserve"> target (~92%) and those with usual oxygen targets (~94%) over the first 72 hours. These mechanistic findings are consistent with the clinical results of UK-ROX and suggest that the modest difference in oxygen exposure between the treatment groups did not measurably influence surfactant metabolism or systemic redox biology. The findings should not be extrapolated to higher oxygen targets.</w:t>
            </w:r>
          </w:p>
          <w:p w14:paraId="1EBAC31D" w14:textId="77777777" w:rsidR="00A82E44" w:rsidRPr="00131526" w:rsidRDefault="00A82E44" w:rsidP="00ED1043">
            <w:pPr>
              <w:pStyle w:val="Heading1"/>
            </w:pPr>
            <w:r w:rsidRPr="00131526">
              <w:t>Keywords</w:t>
            </w:r>
          </w:p>
          <w:p w14:paraId="54156BD8" w14:textId="77777777" w:rsidR="00A82E44" w:rsidRDefault="00A82E44" w:rsidP="00F715D9">
            <w:pPr>
              <w:spacing w:after="0" w:line="480" w:lineRule="auto"/>
              <w:jc w:val="both"/>
              <w:rPr>
                <w:rFonts w:ascii="Times New Roman" w:eastAsia="Times New Roman" w:hAnsi="Times New Roman" w:cs="Times New Roman"/>
                <w:bCs/>
                <w:sz w:val="24"/>
                <w:szCs w:val="24"/>
              </w:rPr>
            </w:pPr>
            <w:r w:rsidRPr="00C421A5">
              <w:rPr>
                <w:rFonts w:ascii="Times New Roman" w:eastAsia="Times New Roman" w:hAnsi="Times New Roman" w:cs="Times New Roman"/>
                <w:bCs/>
                <w:sz w:val="24"/>
                <w:szCs w:val="24"/>
              </w:rPr>
              <w:t>Oxygen</w:t>
            </w:r>
          </w:p>
          <w:p w14:paraId="54D71E80" w14:textId="77777777" w:rsidR="00A82E44" w:rsidRPr="00C421A5" w:rsidRDefault="00A82E44" w:rsidP="00F715D9">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Hyperoxia</w:t>
            </w:r>
          </w:p>
          <w:p w14:paraId="5BB9F6F4" w14:textId="77777777" w:rsidR="00A82E44" w:rsidRPr="00C421A5" w:rsidRDefault="00A82E44" w:rsidP="00F715D9">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w:t>
            </w:r>
            <w:r w:rsidRPr="00C421A5">
              <w:rPr>
                <w:rFonts w:ascii="Times New Roman" w:eastAsia="Times New Roman" w:hAnsi="Times New Roman" w:cs="Times New Roman"/>
                <w:bCs/>
                <w:sz w:val="24"/>
                <w:szCs w:val="24"/>
              </w:rPr>
              <w:t>echanical ventilation</w:t>
            </w:r>
          </w:p>
          <w:p w14:paraId="0843E269" w14:textId="47E4D70F" w:rsidR="00A82E44" w:rsidRPr="00C421A5" w:rsidRDefault="00A82E44" w:rsidP="00F715D9">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w:t>
            </w:r>
            <w:r w:rsidRPr="00C421A5">
              <w:rPr>
                <w:rFonts w:ascii="Times New Roman" w:eastAsia="Times New Roman" w:hAnsi="Times New Roman" w:cs="Times New Roman"/>
                <w:bCs/>
                <w:sz w:val="24"/>
                <w:szCs w:val="24"/>
              </w:rPr>
              <w:t>urfactant</w:t>
            </w:r>
          </w:p>
          <w:p w14:paraId="2F517B9C" w14:textId="77777777" w:rsidR="00A82E44" w:rsidRPr="00C421A5" w:rsidRDefault="00A82E44" w:rsidP="00F715D9">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w:t>
            </w:r>
            <w:r w:rsidRPr="00C421A5">
              <w:rPr>
                <w:rFonts w:ascii="Times New Roman" w:eastAsia="Times New Roman" w:hAnsi="Times New Roman" w:cs="Times New Roman"/>
                <w:bCs/>
                <w:sz w:val="24"/>
                <w:szCs w:val="24"/>
              </w:rPr>
              <w:t>edox</w:t>
            </w:r>
          </w:p>
          <w:p w14:paraId="0E7A1064" w14:textId="7024AE92" w:rsidR="00B97442" w:rsidRPr="00BC52EF" w:rsidRDefault="00A82E44" w:rsidP="00BC52EF">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w:t>
            </w:r>
            <w:r w:rsidRPr="00C421A5">
              <w:rPr>
                <w:rFonts w:ascii="Times New Roman" w:eastAsia="Times New Roman" w:hAnsi="Times New Roman" w:cs="Times New Roman"/>
                <w:bCs/>
                <w:sz w:val="24"/>
                <w:szCs w:val="24"/>
              </w:rPr>
              <w:t>xidative stress</w:t>
            </w:r>
          </w:p>
          <w:p w14:paraId="6D3458D7" w14:textId="58E6045B" w:rsidR="00595307" w:rsidRPr="00C737C1" w:rsidRDefault="00595307" w:rsidP="00683A12">
            <w:pPr>
              <w:pStyle w:val="Heading1"/>
            </w:pPr>
            <w:r w:rsidRPr="00C737C1">
              <w:t>Introduction</w:t>
            </w:r>
          </w:p>
          <w:p w14:paraId="54AC7197" w14:textId="22805158" w:rsidR="003A7B6A" w:rsidRDefault="00ED1576" w:rsidP="00F318E6">
            <w:pPr>
              <w:spacing w:line="480" w:lineRule="auto"/>
              <w:jc w:val="both"/>
              <w:rPr>
                <w:rFonts w:ascii="Times New Roman" w:hAnsi="Times New Roman" w:cs="Times New Roman"/>
                <w:sz w:val="24"/>
                <w:szCs w:val="24"/>
              </w:rPr>
            </w:pPr>
            <w:bookmarkStart w:id="0" w:name="_Hlk69726961"/>
            <w:r>
              <w:rPr>
                <w:rFonts w:ascii="Times New Roman" w:hAnsi="Times New Roman" w:cs="Times New Roman"/>
                <w:sz w:val="24"/>
                <w:szCs w:val="24"/>
              </w:rPr>
              <w:t xml:space="preserve">Mechanically ventilated patients in </w:t>
            </w:r>
            <w:r w:rsidR="00AD3BC8">
              <w:rPr>
                <w:rFonts w:ascii="Times New Roman" w:hAnsi="Times New Roman" w:cs="Times New Roman"/>
                <w:sz w:val="24"/>
                <w:szCs w:val="24"/>
              </w:rPr>
              <w:t>the intensive care unit (ICU)</w:t>
            </w:r>
            <w:r>
              <w:rPr>
                <w:rFonts w:ascii="Times New Roman" w:hAnsi="Times New Roman" w:cs="Times New Roman"/>
                <w:sz w:val="24"/>
                <w:szCs w:val="24"/>
              </w:rPr>
              <w:t xml:space="preserve"> often need supplemental oxygen to optimise hypoxemia. </w:t>
            </w:r>
            <w:r w:rsidR="00083B09">
              <w:rPr>
                <w:rFonts w:ascii="Times New Roman" w:hAnsi="Times New Roman" w:cs="Times New Roman"/>
                <w:sz w:val="24"/>
                <w:szCs w:val="24"/>
              </w:rPr>
              <w:t xml:space="preserve">UK-ROX </w:t>
            </w:r>
            <w:r w:rsidR="00C54A23">
              <w:rPr>
                <w:rFonts w:ascii="Times New Roman" w:hAnsi="Times New Roman" w:cs="Times New Roman"/>
                <w:sz w:val="24"/>
                <w:szCs w:val="24"/>
              </w:rPr>
              <w:t>randomised controlled trial (RCT)</w:t>
            </w:r>
            <w:r>
              <w:rPr>
                <w:rFonts w:ascii="Times New Roman" w:hAnsi="Times New Roman" w:cs="Times New Roman"/>
                <w:sz w:val="24"/>
                <w:szCs w:val="24"/>
              </w:rPr>
              <w:t xml:space="preserve"> recently investigated the clinical effectiveness of </w:t>
            </w:r>
            <w:r w:rsidR="00AD3BC8">
              <w:rPr>
                <w:rFonts w:ascii="Times New Roman" w:hAnsi="Times New Roman" w:cs="Times New Roman"/>
                <w:sz w:val="24"/>
                <w:szCs w:val="24"/>
              </w:rPr>
              <w:t xml:space="preserve">a </w:t>
            </w:r>
            <w:r>
              <w:rPr>
                <w:rFonts w:ascii="Times New Roman" w:hAnsi="Times New Roman" w:cs="Times New Roman"/>
                <w:sz w:val="24"/>
                <w:szCs w:val="24"/>
              </w:rPr>
              <w:t xml:space="preserve">conservative oxygen therapy approach </w:t>
            </w:r>
            <w:r w:rsidRPr="00F318E6">
              <w:rPr>
                <w:rFonts w:ascii="Times New Roman" w:eastAsia="Times New Roman" w:hAnsi="Times New Roman" w:cs="Times New Roman"/>
                <w:color w:val="0E101A"/>
                <w:sz w:val="24"/>
                <w:szCs w:val="24"/>
              </w:rPr>
              <w:t xml:space="preserve">to achieve a low oxygen saturation target </w:t>
            </w:r>
            <w:r w:rsidR="00B27C99">
              <w:rPr>
                <w:rFonts w:ascii="Times New Roman" w:eastAsia="Times New Roman" w:hAnsi="Times New Roman" w:cs="Times New Roman"/>
                <w:color w:val="0E101A"/>
                <w:sz w:val="24"/>
                <w:szCs w:val="24"/>
              </w:rPr>
              <w:t>(</w:t>
            </w:r>
            <w:r w:rsidRPr="00F318E6">
              <w:rPr>
                <w:rFonts w:ascii="Times New Roman" w:eastAsia="Times New Roman" w:hAnsi="Times New Roman" w:cs="Times New Roman"/>
                <w:color w:val="0E101A"/>
                <w:sz w:val="24"/>
                <w:szCs w:val="24"/>
              </w:rPr>
              <w:t>SpO</w:t>
            </w:r>
            <w:r w:rsidRPr="00F318E6">
              <w:rPr>
                <w:rFonts w:ascii="Times New Roman" w:eastAsia="Times New Roman" w:hAnsi="Times New Roman" w:cs="Times New Roman"/>
                <w:color w:val="0E101A"/>
                <w:sz w:val="24"/>
                <w:szCs w:val="24"/>
                <w:vertAlign w:val="subscript"/>
              </w:rPr>
              <w:t>2</w:t>
            </w:r>
            <w:r w:rsidRPr="00F318E6">
              <w:rPr>
                <w:rFonts w:ascii="Times New Roman" w:eastAsia="Times New Roman" w:hAnsi="Times New Roman" w:cs="Times New Roman"/>
                <w:color w:val="0E101A"/>
                <w:sz w:val="24"/>
                <w:szCs w:val="24"/>
              </w:rPr>
              <w:t xml:space="preserve"> 90±2%</w:t>
            </w:r>
            <w:r w:rsidR="00B27C99">
              <w:rPr>
                <w:rFonts w:ascii="Times New Roman" w:eastAsia="Times New Roman" w:hAnsi="Times New Roman" w:cs="Times New Roman"/>
                <w:color w:val="0E101A"/>
                <w:sz w:val="24"/>
                <w:szCs w:val="24"/>
              </w:rPr>
              <w:t>)</w:t>
            </w:r>
            <w:r w:rsidRPr="00F318E6">
              <w:rPr>
                <w:rFonts w:ascii="Times New Roman" w:eastAsia="Times New Roman" w:hAnsi="Times New Roman" w:cs="Times New Roman"/>
                <w:color w:val="0E101A"/>
                <w:sz w:val="24"/>
                <w:szCs w:val="24"/>
              </w:rPr>
              <w:t xml:space="preserve"> compared with standard </w:t>
            </w:r>
            <w:r>
              <w:rPr>
                <w:rFonts w:ascii="Times New Roman" w:eastAsia="Times New Roman" w:hAnsi="Times New Roman" w:cs="Times New Roman"/>
                <w:color w:val="0E101A"/>
                <w:sz w:val="24"/>
                <w:szCs w:val="24"/>
              </w:rPr>
              <w:t>therapy</w:t>
            </w:r>
            <w:r>
              <w:rPr>
                <w:rFonts w:ascii="Times New Roman" w:hAnsi="Times New Roman" w:cs="Times New Roman"/>
                <w:sz w:val="24"/>
                <w:szCs w:val="24"/>
              </w:rPr>
              <w:t xml:space="preserve"> in mechanically ventilated patients</w:t>
            </w:r>
            <w:r w:rsidR="008A10B4" w:rsidRPr="00BC22EB">
              <w:rPr>
                <w:rFonts w:ascii="Times New Roman" w:eastAsia="Times New Roman" w:hAnsi="Times New Roman" w:cs="Times New Roman"/>
                <w:color w:val="0E101A"/>
                <w:sz w:val="24"/>
                <w:szCs w:val="24"/>
                <w:vertAlign w:val="superscript"/>
              </w:rPr>
              <w:t>1</w:t>
            </w:r>
            <w:r w:rsidR="00D019E1">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color w:val="0E101A"/>
                <w:sz w:val="24"/>
                <w:szCs w:val="24"/>
              </w:rPr>
              <w:t xml:space="preserve">The MecROX is a sub-study of the UK-ROX </w:t>
            </w:r>
            <w:r w:rsidR="00A37F33">
              <w:rPr>
                <w:rFonts w:ascii="Times New Roman" w:eastAsia="Times New Roman" w:hAnsi="Times New Roman" w:cs="Times New Roman"/>
                <w:color w:val="0E101A"/>
                <w:sz w:val="24"/>
                <w:szCs w:val="24"/>
              </w:rPr>
              <w:t>RCT</w:t>
            </w:r>
            <w:r>
              <w:rPr>
                <w:rFonts w:ascii="Times New Roman" w:eastAsia="Times New Roman" w:hAnsi="Times New Roman" w:cs="Times New Roman"/>
                <w:color w:val="0E101A"/>
                <w:sz w:val="24"/>
                <w:szCs w:val="24"/>
              </w:rPr>
              <w:t xml:space="preserve"> </w:t>
            </w:r>
            <w:r>
              <w:rPr>
                <w:rFonts w:ascii="Times New Roman" w:hAnsi="Times New Roman" w:cs="Times New Roman"/>
                <w:sz w:val="24"/>
                <w:szCs w:val="24"/>
              </w:rPr>
              <w:t xml:space="preserve">to evaluate </w:t>
            </w:r>
            <w:r w:rsidR="003A7B6A" w:rsidRPr="00F318E6">
              <w:rPr>
                <w:rFonts w:ascii="Times New Roman" w:hAnsi="Times New Roman" w:cs="Times New Roman"/>
                <w:sz w:val="24"/>
                <w:szCs w:val="24"/>
              </w:rPr>
              <w:t>systemic</w:t>
            </w:r>
            <w:r>
              <w:rPr>
                <w:rFonts w:ascii="Times New Roman" w:hAnsi="Times New Roman" w:cs="Times New Roman"/>
                <w:sz w:val="24"/>
                <w:szCs w:val="24"/>
              </w:rPr>
              <w:t xml:space="preserve"> redox </w:t>
            </w:r>
            <w:r w:rsidR="003A7B6A" w:rsidRPr="00F318E6">
              <w:rPr>
                <w:rFonts w:ascii="Times New Roman" w:hAnsi="Times New Roman" w:cs="Times New Roman"/>
                <w:sz w:val="24"/>
                <w:szCs w:val="24"/>
              </w:rPr>
              <w:t xml:space="preserve">status and dynamic surfactant biology following </w:t>
            </w:r>
            <w:r>
              <w:rPr>
                <w:rFonts w:ascii="Times New Roman" w:hAnsi="Times New Roman" w:cs="Times New Roman"/>
                <w:sz w:val="24"/>
                <w:szCs w:val="24"/>
              </w:rPr>
              <w:t xml:space="preserve">the two different oxygen therapy approaches </w:t>
            </w:r>
            <w:r w:rsidR="003A7B6A" w:rsidRPr="00F318E6">
              <w:rPr>
                <w:rFonts w:ascii="Times New Roman" w:hAnsi="Times New Roman" w:cs="Times New Roman"/>
                <w:sz w:val="24"/>
                <w:szCs w:val="24"/>
              </w:rPr>
              <w:t>in mechanically ventilated patients</w:t>
            </w:r>
            <w:r w:rsidR="00C54A23" w:rsidRPr="00C54A23">
              <w:rPr>
                <w:rFonts w:ascii="Times New Roman" w:hAnsi="Times New Roman" w:cs="Times New Roman"/>
                <w:sz w:val="24"/>
                <w:szCs w:val="24"/>
                <w:vertAlign w:val="superscript"/>
              </w:rPr>
              <w:t>2</w:t>
            </w:r>
            <w:r w:rsidR="003A7B6A" w:rsidRPr="00F318E6">
              <w:rPr>
                <w:rFonts w:ascii="Times New Roman" w:hAnsi="Times New Roman" w:cs="Times New Roman"/>
                <w:sz w:val="24"/>
                <w:szCs w:val="24"/>
              </w:rPr>
              <w:t xml:space="preserve">. </w:t>
            </w:r>
          </w:p>
          <w:p w14:paraId="2D55B179" w14:textId="3488D137" w:rsidR="00B97442" w:rsidRDefault="005E7CFD" w:rsidP="00B97442">
            <w:pPr>
              <w:pStyle w:val="NormalWeb"/>
              <w:spacing w:before="0" w:beforeAutospacing="0" w:after="0" w:afterAutospacing="0" w:line="480" w:lineRule="auto"/>
              <w:jc w:val="both"/>
              <w:rPr>
                <w:color w:val="0E101A"/>
              </w:rPr>
            </w:pPr>
            <w:r>
              <w:rPr>
                <w:color w:val="0E101A"/>
              </w:rPr>
              <w:lastRenderedPageBreak/>
              <w:t xml:space="preserve">In animal models exposure to </w:t>
            </w:r>
            <w:r w:rsidR="00B97442">
              <w:rPr>
                <w:color w:val="0E101A"/>
              </w:rPr>
              <w:t xml:space="preserve">hyperoxia </w:t>
            </w:r>
            <w:r>
              <w:rPr>
                <w:color w:val="0E101A"/>
              </w:rPr>
              <w:t>is</w:t>
            </w:r>
            <w:r w:rsidR="00B97442">
              <w:rPr>
                <w:color w:val="0E101A"/>
              </w:rPr>
              <w:t xml:space="preserve"> associated with alterations in pulmonary surfactant metabolism </w:t>
            </w:r>
            <w:r w:rsidR="00B27C99">
              <w:rPr>
                <w:color w:val="0E101A"/>
              </w:rPr>
              <w:t xml:space="preserve">leading to the development of acute </w:t>
            </w:r>
            <w:r w:rsidR="00B97442">
              <w:rPr>
                <w:color w:val="0E101A"/>
              </w:rPr>
              <w:t>lung injury</w:t>
            </w:r>
            <w:r w:rsidR="00C54A23">
              <w:rPr>
                <w:color w:val="0E101A"/>
                <w:vertAlign w:val="superscript"/>
              </w:rPr>
              <w:t>3</w:t>
            </w:r>
            <w:r w:rsidR="00B97442" w:rsidRPr="00A632FF">
              <w:rPr>
                <w:color w:val="0E101A"/>
                <w:vertAlign w:val="superscript"/>
              </w:rPr>
              <w:t>,</w:t>
            </w:r>
            <w:r w:rsidR="00C54A23">
              <w:rPr>
                <w:color w:val="0E101A"/>
                <w:vertAlign w:val="superscript"/>
              </w:rPr>
              <w:t>4</w:t>
            </w:r>
            <w:r w:rsidR="00B97442">
              <w:rPr>
                <w:color w:val="0E101A"/>
              </w:rPr>
              <w:t>. Pulmonary surfactant is a complex lipoprotein mixture essential for the maintenance of alveolar stability and consists primarily of phospholipids, of which 80-85% is phosphatidylcholine (PC), with dipalmitoyl-PC (DPPC) or PC32:0 accounting for 40-60% and proteins</w:t>
            </w:r>
            <w:r w:rsidR="00C54A23">
              <w:rPr>
                <w:color w:val="0E101A"/>
                <w:vertAlign w:val="superscript"/>
              </w:rPr>
              <w:t>5</w:t>
            </w:r>
            <w:r w:rsidR="00B97442">
              <w:rPr>
                <w:color w:val="0E101A"/>
              </w:rPr>
              <w:t>. Anionic phospholipids (such as phosphatidylglycerol (PG), phosphatidylinositol (PI)</w:t>
            </w:r>
            <w:r w:rsidR="00B27C99">
              <w:rPr>
                <w:color w:val="0E101A"/>
              </w:rPr>
              <w:t xml:space="preserve">, phosphatidylserine (PS) and </w:t>
            </w:r>
            <w:r w:rsidR="00B97442">
              <w:rPr>
                <w:color w:val="0E101A"/>
              </w:rPr>
              <w:t>phosphatidylethanolamine (PE)</w:t>
            </w:r>
            <w:r w:rsidR="00B27C99">
              <w:rPr>
                <w:color w:val="0E101A"/>
              </w:rPr>
              <w:t>)</w:t>
            </w:r>
            <w:r w:rsidR="00B97442">
              <w:rPr>
                <w:color w:val="0E101A"/>
              </w:rPr>
              <w:t xml:space="preserve"> and </w:t>
            </w:r>
            <w:r w:rsidR="00B27C99">
              <w:rPr>
                <w:color w:val="0E101A"/>
              </w:rPr>
              <w:t xml:space="preserve">neutral lipids such as </w:t>
            </w:r>
            <w:r w:rsidR="00B97442">
              <w:rPr>
                <w:color w:val="0E101A"/>
              </w:rPr>
              <w:t>sphingomyelin</w:t>
            </w:r>
            <w:r w:rsidR="00B27C99">
              <w:rPr>
                <w:color w:val="0E101A"/>
              </w:rPr>
              <w:t xml:space="preserve"> </w:t>
            </w:r>
            <w:r w:rsidR="00B97442">
              <w:rPr>
                <w:color w:val="0E101A"/>
              </w:rPr>
              <w:t>account for the remainder. DPPC is the primary essential PC molecule required for the surface reduction property of surfactant. Lungs are the primary target for direct oxygen toxicity, and animal studies have consistently demonstrated that lungs exposed to high oxygen concentrations exhibit quantitative and qualitative alterations in surfactant phospholipid and protein composition, metabolism and function</w:t>
            </w:r>
            <w:r w:rsidR="00C54A23">
              <w:rPr>
                <w:color w:val="0E101A"/>
                <w:vertAlign w:val="superscript"/>
              </w:rPr>
              <w:t>6</w:t>
            </w:r>
            <w:r w:rsidR="00B97442">
              <w:rPr>
                <w:color w:val="0E101A"/>
              </w:rPr>
              <w:t xml:space="preserve">. </w:t>
            </w:r>
          </w:p>
          <w:p w14:paraId="22C471DB" w14:textId="77777777" w:rsidR="00B97442" w:rsidRDefault="00B97442" w:rsidP="00A632FF">
            <w:pPr>
              <w:pStyle w:val="NormalWeb"/>
              <w:spacing w:before="0" w:beforeAutospacing="0" w:after="0" w:afterAutospacing="0" w:line="480" w:lineRule="auto"/>
              <w:jc w:val="both"/>
              <w:rPr>
                <w:color w:val="0E101A"/>
              </w:rPr>
            </w:pPr>
          </w:p>
          <w:p w14:paraId="0992E2DC" w14:textId="4AA27BA1" w:rsidR="00DB25BB" w:rsidRDefault="00B97442" w:rsidP="00B97442">
            <w:pPr>
              <w:pStyle w:val="NormalWeb"/>
              <w:spacing w:before="0" w:beforeAutospacing="0" w:after="0" w:afterAutospacing="0" w:line="480" w:lineRule="auto"/>
              <w:jc w:val="both"/>
              <w:rPr>
                <w:color w:val="0E101A"/>
              </w:rPr>
            </w:pPr>
            <w:r>
              <w:rPr>
                <w:color w:val="0E101A"/>
              </w:rPr>
              <w:t>Moreover, hyperoxemia can increase systemic oxidative stress and deplete redox storage. This imbalance of increased oxidative stress and reduced redox storage generated by hyperoxemia can result in exhaustion of antioxidant mechanisms, exacerbating tissue damage</w:t>
            </w:r>
            <w:r w:rsidR="00B2544F" w:rsidRPr="00B2544F">
              <w:rPr>
                <w:color w:val="0E101A"/>
                <w:vertAlign w:val="superscript"/>
              </w:rPr>
              <w:t>7</w:t>
            </w:r>
            <w:r>
              <w:rPr>
                <w:color w:val="0E101A"/>
              </w:rPr>
              <w:t xml:space="preserve">.  The complex interplay between reactive oxygen species (ROS), reactive nitrogen (RNS) and sulphur-based species (RSS) can be detailed by the conceptual framework of the “reactive species interactome (RSI)” which describes the chemical interaction between these </w:t>
            </w:r>
            <w:r w:rsidR="00B27C99">
              <w:rPr>
                <w:color w:val="0E101A"/>
              </w:rPr>
              <w:t xml:space="preserve">highly </w:t>
            </w:r>
            <w:r>
              <w:rPr>
                <w:color w:val="0E101A"/>
              </w:rPr>
              <w:t>reactive molecules and their downstream intracellular targets and metabolites contributing to organ dysfunction</w:t>
            </w:r>
            <w:r w:rsidR="00B2544F">
              <w:rPr>
                <w:color w:val="0E101A"/>
                <w:vertAlign w:val="superscript"/>
              </w:rPr>
              <w:t>8</w:t>
            </w:r>
            <w:r>
              <w:rPr>
                <w:color w:val="0E101A"/>
              </w:rPr>
              <w:t xml:space="preserve">. </w:t>
            </w:r>
          </w:p>
          <w:p w14:paraId="6AF5BAB7" w14:textId="77777777" w:rsidR="00B97442" w:rsidRDefault="00B97442" w:rsidP="00A632FF">
            <w:pPr>
              <w:pStyle w:val="NormalWeb"/>
              <w:spacing w:before="0" w:beforeAutospacing="0" w:after="0" w:afterAutospacing="0" w:line="480" w:lineRule="auto"/>
              <w:jc w:val="both"/>
              <w:rPr>
                <w:color w:val="0E101A"/>
              </w:rPr>
            </w:pPr>
          </w:p>
          <w:p w14:paraId="4494C62F" w14:textId="23D9C1B1" w:rsidR="00B97442" w:rsidRPr="00F318E6" w:rsidRDefault="00B97442" w:rsidP="00C54A23">
            <w:pPr>
              <w:pStyle w:val="NormalWeb"/>
              <w:spacing w:before="0" w:beforeAutospacing="0" w:after="0" w:afterAutospacing="0" w:line="480" w:lineRule="auto"/>
              <w:jc w:val="both"/>
            </w:pPr>
            <w:r>
              <w:rPr>
                <w:color w:val="0E101A"/>
              </w:rPr>
              <w:t xml:space="preserve">However, there remains a lack of understanding of hyperoxemia-related organ damage from in vivo human studies. We hypothesise that systemic hyperoxemia may increase systemic oxidative stress and adversely impact dynamic systemic redox biology and lung surfactant </w:t>
            </w:r>
            <w:r>
              <w:rPr>
                <w:color w:val="0E101A"/>
              </w:rPr>
              <w:lastRenderedPageBreak/>
              <w:t xml:space="preserve">metabolism. The primary aim of this study is to characterise in-depth the alveolar surfactant biology, oxidative stress and whole-body redox status in mechanically ventilated adult patients receiving two different oxygen therapy strategies by exploring dynamic surfactant phospholipid composition, synthesis, and oxidative catabolism </w:t>
            </w:r>
            <w:r>
              <w:rPr>
                <w:rStyle w:val="Emphasis"/>
                <w:color w:val="0E101A"/>
              </w:rPr>
              <w:t xml:space="preserve">in vivo </w:t>
            </w:r>
            <w:r>
              <w:rPr>
                <w:color w:val="0E101A"/>
              </w:rPr>
              <w:t xml:space="preserve">and systemic oxidative stress and redox status by measuring the ‘reactive species interactome’. </w:t>
            </w:r>
          </w:p>
          <w:bookmarkEnd w:id="0"/>
          <w:p w14:paraId="51BC7B2A" w14:textId="3DFBE418" w:rsidR="0059153B" w:rsidRPr="00501E21" w:rsidRDefault="0059153B" w:rsidP="00266AEF">
            <w:pPr>
              <w:pStyle w:val="Heading1"/>
            </w:pPr>
            <w:r w:rsidRPr="00501E21">
              <w:t>M</w:t>
            </w:r>
            <w:r w:rsidR="004F3498" w:rsidRPr="00501E21">
              <w:t>ethods and analysis</w:t>
            </w:r>
          </w:p>
          <w:p w14:paraId="0C12C381" w14:textId="71A16679" w:rsidR="002B1B3C" w:rsidRPr="00387E29" w:rsidRDefault="00C54A23" w:rsidP="00266AEF">
            <w:pPr>
              <w:pStyle w:val="Heading2"/>
              <w:rPr>
                <w:color w:val="000000" w:themeColor="text1"/>
              </w:rPr>
            </w:pPr>
            <w:r w:rsidRPr="00387E29">
              <w:rPr>
                <w:color w:val="000000" w:themeColor="text1"/>
              </w:rPr>
              <w:t xml:space="preserve">Study </w:t>
            </w:r>
            <w:r w:rsidR="002B1B3C" w:rsidRPr="00387E29">
              <w:rPr>
                <w:color w:val="000000" w:themeColor="text1"/>
              </w:rPr>
              <w:t>design</w:t>
            </w:r>
          </w:p>
          <w:p w14:paraId="46E2D633" w14:textId="4DDCAEB6" w:rsidR="002B1B3C" w:rsidRPr="00F318E6" w:rsidRDefault="00ED1576" w:rsidP="00683A12">
            <w:pPr>
              <w:spacing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The MecROX </w:t>
            </w:r>
            <w:r w:rsidR="00083B09">
              <w:rPr>
                <w:rFonts w:ascii="Times New Roman" w:eastAsia="Arial" w:hAnsi="Times New Roman" w:cs="Times New Roman"/>
                <w:sz w:val="24"/>
                <w:szCs w:val="24"/>
              </w:rPr>
              <w:t xml:space="preserve">is </w:t>
            </w:r>
            <w:r>
              <w:rPr>
                <w:rFonts w:ascii="Times New Roman" w:eastAsia="Arial" w:hAnsi="Times New Roman" w:cs="Times New Roman"/>
                <w:sz w:val="24"/>
                <w:szCs w:val="24"/>
              </w:rPr>
              <w:t xml:space="preserve">a </w:t>
            </w:r>
            <w:r w:rsidR="002B1B3C" w:rsidRPr="00F318E6">
              <w:rPr>
                <w:rFonts w:ascii="Times New Roman" w:eastAsia="Arial" w:hAnsi="Times New Roman" w:cs="Times New Roman"/>
                <w:sz w:val="24"/>
                <w:szCs w:val="24"/>
              </w:rPr>
              <w:t xml:space="preserve">prospective </w:t>
            </w:r>
            <w:r w:rsidR="004A2CF2">
              <w:rPr>
                <w:rFonts w:ascii="Times New Roman" w:eastAsia="Arial" w:hAnsi="Times New Roman" w:cs="Times New Roman"/>
                <w:sz w:val="24"/>
                <w:szCs w:val="24"/>
              </w:rPr>
              <w:t>sub-</w:t>
            </w:r>
            <w:r w:rsidR="002B1B3C" w:rsidRPr="00F318E6">
              <w:rPr>
                <w:rFonts w:ascii="Times New Roman" w:eastAsia="Arial" w:hAnsi="Times New Roman" w:cs="Times New Roman"/>
                <w:sz w:val="24"/>
                <w:szCs w:val="24"/>
              </w:rPr>
              <w:t xml:space="preserve">study of the UK-ROX </w:t>
            </w:r>
            <w:r w:rsidR="00C54A23">
              <w:rPr>
                <w:rFonts w:ascii="Times New Roman" w:eastAsia="Arial" w:hAnsi="Times New Roman" w:cs="Times New Roman"/>
                <w:sz w:val="24"/>
                <w:szCs w:val="24"/>
              </w:rPr>
              <w:t>RCT</w:t>
            </w:r>
            <w:r w:rsidR="00B614E2" w:rsidRPr="00B614E2">
              <w:rPr>
                <w:rFonts w:ascii="Times New Roman" w:eastAsia="Arial" w:hAnsi="Times New Roman" w:cs="Times New Roman"/>
                <w:sz w:val="24"/>
                <w:szCs w:val="24"/>
                <w:vertAlign w:val="superscript"/>
              </w:rPr>
              <w:t>1,2</w:t>
            </w:r>
            <w:r w:rsidR="002B1B3C" w:rsidRPr="00F318E6">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Participants were recruited from two centres </w:t>
            </w:r>
            <w:r w:rsidR="002B1B3C" w:rsidRPr="00F318E6">
              <w:rPr>
                <w:rFonts w:ascii="Times New Roman" w:eastAsia="Arial" w:hAnsi="Times New Roman" w:cs="Times New Roman"/>
                <w:sz w:val="24"/>
                <w:szCs w:val="24"/>
              </w:rPr>
              <w:t>(University Hospital Southampton and University Hospital</w:t>
            </w:r>
            <w:r w:rsidR="00E14DDD">
              <w:rPr>
                <w:rFonts w:ascii="Times New Roman" w:eastAsia="Arial" w:hAnsi="Times New Roman" w:cs="Times New Roman"/>
                <w:sz w:val="24"/>
                <w:szCs w:val="24"/>
              </w:rPr>
              <w:t>s</w:t>
            </w:r>
            <w:r w:rsidR="002B1B3C" w:rsidRPr="00F318E6">
              <w:rPr>
                <w:rFonts w:ascii="Times New Roman" w:eastAsia="Arial" w:hAnsi="Times New Roman" w:cs="Times New Roman"/>
                <w:sz w:val="24"/>
                <w:szCs w:val="24"/>
              </w:rPr>
              <w:t xml:space="preserve"> Plymouth) </w:t>
            </w:r>
            <w:r w:rsidR="00C54A23">
              <w:rPr>
                <w:rFonts w:ascii="Times New Roman" w:eastAsia="Arial" w:hAnsi="Times New Roman" w:cs="Times New Roman"/>
                <w:sz w:val="24"/>
                <w:szCs w:val="24"/>
              </w:rPr>
              <w:t xml:space="preserve">which recruited </w:t>
            </w:r>
            <w:r>
              <w:rPr>
                <w:rFonts w:ascii="Times New Roman" w:eastAsia="Arial" w:hAnsi="Times New Roman" w:cs="Times New Roman"/>
                <w:sz w:val="24"/>
                <w:szCs w:val="24"/>
              </w:rPr>
              <w:t xml:space="preserve">patients into the UK-ROX </w:t>
            </w:r>
            <w:r w:rsidR="00B27C99">
              <w:rPr>
                <w:rFonts w:ascii="Times New Roman" w:eastAsia="Arial" w:hAnsi="Times New Roman" w:cs="Times New Roman"/>
                <w:sz w:val="24"/>
                <w:szCs w:val="24"/>
              </w:rPr>
              <w:t>RCT</w:t>
            </w:r>
            <w:r w:rsidR="002B1B3C" w:rsidRPr="00F318E6">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After enrolment into the UK-ROX trial, patients were randomised to either </w:t>
            </w:r>
            <w:r w:rsidR="002B1B3C" w:rsidRPr="00F318E6">
              <w:rPr>
                <w:rFonts w:ascii="Times New Roman" w:eastAsia="Arial" w:hAnsi="Times New Roman" w:cs="Times New Roman"/>
                <w:sz w:val="24"/>
                <w:szCs w:val="24"/>
              </w:rPr>
              <w:t>conservative or standard oxygen therapy</w:t>
            </w:r>
            <w:r w:rsidR="007E56FC">
              <w:rPr>
                <w:rFonts w:ascii="Times New Roman" w:eastAsia="Arial" w:hAnsi="Times New Roman" w:cs="Times New Roman"/>
                <w:sz w:val="24"/>
                <w:szCs w:val="24"/>
              </w:rPr>
              <w:t xml:space="preserve"> targets</w:t>
            </w:r>
            <w:r w:rsidR="002B1B3C" w:rsidRPr="00F318E6">
              <w:rPr>
                <w:rFonts w:ascii="Times New Roman" w:eastAsia="Arial" w:hAnsi="Times New Roman" w:cs="Times New Roman"/>
                <w:sz w:val="24"/>
                <w:szCs w:val="24"/>
              </w:rPr>
              <w:t>.</w:t>
            </w:r>
            <w:r w:rsidR="007E56FC" w:rsidRPr="00F318E6">
              <w:rPr>
                <w:rFonts w:ascii="Times New Roman" w:hAnsi="Times New Roman" w:cs="Times New Roman"/>
                <w:sz w:val="24"/>
                <w:szCs w:val="24"/>
              </w:rPr>
              <w:t xml:space="preserve"> </w:t>
            </w:r>
            <w:r w:rsidR="007E56FC">
              <w:rPr>
                <w:rFonts w:ascii="Times New Roman" w:hAnsi="Times New Roman" w:cs="Times New Roman"/>
                <w:sz w:val="24"/>
                <w:szCs w:val="24"/>
              </w:rPr>
              <w:t xml:space="preserve">The MecROX study enrolled </w:t>
            </w:r>
            <w:r w:rsidR="007E56FC" w:rsidRPr="00F318E6">
              <w:rPr>
                <w:rFonts w:ascii="Times New Roman" w:hAnsi="Times New Roman" w:cs="Times New Roman"/>
                <w:sz w:val="24"/>
                <w:szCs w:val="24"/>
              </w:rPr>
              <w:t xml:space="preserve">mechanically ventilated </w:t>
            </w:r>
            <w:r w:rsidR="00C54A23">
              <w:rPr>
                <w:rFonts w:ascii="Times New Roman" w:hAnsi="Times New Roman" w:cs="Times New Roman"/>
                <w:sz w:val="24"/>
                <w:szCs w:val="24"/>
              </w:rPr>
              <w:t xml:space="preserve">UK-ROX participants </w:t>
            </w:r>
            <w:r w:rsidR="007E56FC" w:rsidRPr="00F318E6">
              <w:rPr>
                <w:rFonts w:ascii="Times New Roman" w:hAnsi="Times New Roman" w:cs="Times New Roman"/>
                <w:sz w:val="24"/>
                <w:szCs w:val="24"/>
              </w:rPr>
              <w:t>due to hypoxaemic respiratory failure</w:t>
            </w:r>
            <w:r w:rsidR="007E56FC">
              <w:rPr>
                <w:rFonts w:ascii="Times New Roman" w:hAnsi="Times New Roman" w:cs="Times New Roman"/>
                <w:sz w:val="24"/>
                <w:szCs w:val="24"/>
              </w:rPr>
              <w:t>.</w:t>
            </w:r>
            <w:r w:rsidR="007E56FC" w:rsidRPr="00F318E6">
              <w:rPr>
                <w:rFonts w:ascii="Times New Roman" w:hAnsi="Times New Roman" w:cs="Times New Roman"/>
                <w:sz w:val="24"/>
                <w:szCs w:val="24"/>
              </w:rPr>
              <w:t xml:space="preserve"> </w:t>
            </w:r>
            <w:r w:rsidR="007E56FC">
              <w:rPr>
                <w:rFonts w:ascii="Times New Roman" w:hAnsi="Times New Roman" w:cs="Times New Roman"/>
                <w:sz w:val="24"/>
                <w:szCs w:val="24"/>
              </w:rPr>
              <w:t xml:space="preserve">The </w:t>
            </w:r>
            <w:r w:rsidR="00C54A23">
              <w:rPr>
                <w:rFonts w:ascii="Times New Roman" w:hAnsi="Times New Roman" w:cs="Times New Roman"/>
                <w:sz w:val="24"/>
                <w:szCs w:val="24"/>
              </w:rPr>
              <w:t>oxygen saturation (SpO</w:t>
            </w:r>
            <w:r w:rsidR="00C54A23" w:rsidRPr="00674EE1">
              <w:rPr>
                <w:rFonts w:ascii="Times New Roman" w:hAnsi="Times New Roman" w:cs="Times New Roman"/>
                <w:sz w:val="24"/>
                <w:szCs w:val="24"/>
                <w:vertAlign w:val="subscript"/>
              </w:rPr>
              <w:t>2</w:t>
            </w:r>
            <w:r w:rsidR="00C54A23">
              <w:rPr>
                <w:rFonts w:ascii="Times New Roman" w:hAnsi="Times New Roman" w:cs="Times New Roman"/>
                <w:sz w:val="24"/>
                <w:szCs w:val="24"/>
              </w:rPr>
              <w:t xml:space="preserve">) </w:t>
            </w:r>
            <w:r w:rsidR="007E56FC">
              <w:rPr>
                <w:rFonts w:ascii="Times New Roman" w:hAnsi="Times New Roman" w:cs="Times New Roman"/>
                <w:sz w:val="24"/>
                <w:szCs w:val="24"/>
              </w:rPr>
              <w:t>target</w:t>
            </w:r>
            <w:r w:rsidR="00C54A23">
              <w:rPr>
                <w:rFonts w:ascii="Times New Roman" w:hAnsi="Times New Roman" w:cs="Times New Roman"/>
                <w:sz w:val="24"/>
                <w:szCs w:val="24"/>
              </w:rPr>
              <w:t>s for</w:t>
            </w:r>
            <w:r w:rsidR="007E56FC">
              <w:rPr>
                <w:rFonts w:ascii="Times New Roman" w:hAnsi="Times New Roman" w:cs="Times New Roman"/>
                <w:sz w:val="24"/>
                <w:szCs w:val="24"/>
              </w:rPr>
              <w:t xml:space="preserve"> both groups are detailed below. </w:t>
            </w:r>
          </w:p>
          <w:p w14:paraId="75AAB59E" w14:textId="7C523FBA" w:rsidR="00787EA5" w:rsidRDefault="002B1B3C" w:rsidP="00F318E6">
            <w:pPr>
              <w:spacing w:line="480" w:lineRule="auto"/>
              <w:jc w:val="both"/>
              <w:rPr>
                <w:rFonts w:ascii="Times New Roman" w:eastAsia="Arial" w:hAnsi="Times New Roman" w:cs="Times New Roman"/>
                <w:sz w:val="24"/>
                <w:szCs w:val="24"/>
              </w:rPr>
            </w:pPr>
            <w:r w:rsidRPr="00F318E6">
              <w:rPr>
                <w:rFonts w:ascii="Times New Roman" w:eastAsia="Arial" w:hAnsi="Times New Roman" w:cs="Times New Roman"/>
                <w:b/>
                <w:sz w:val="24"/>
                <w:szCs w:val="24"/>
              </w:rPr>
              <w:t>Conservative oxygen target</w:t>
            </w:r>
            <w:r w:rsidRPr="00F318E6">
              <w:rPr>
                <w:rFonts w:ascii="Times New Roman" w:eastAsia="Arial" w:hAnsi="Times New Roman" w:cs="Times New Roman"/>
                <w:sz w:val="24"/>
                <w:szCs w:val="24"/>
              </w:rPr>
              <w:t>: For the conservative group, the lowest concentration of oxygen will be administered to maintain the patient’s SpO</w:t>
            </w:r>
            <w:r w:rsidRPr="00F318E6">
              <w:rPr>
                <w:rFonts w:ascii="Times New Roman" w:eastAsia="Arial" w:hAnsi="Times New Roman" w:cs="Times New Roman"/>
                <w:sz w:val="24"/>
                <w:szCs w:val="24"/>
                <w:vertAlign w:val="subscript"/>
              </w:rPr>
              <w:t>2</w:t>
            </w:r>
            <w:r w:rsidRPr="00F318E6">
              <w:rPr>
                <w:rFonts w:ascii="Times New Roman" w:eastAsia="Arial" w:hAnsi="Times New Roman" w:cs="Times New Roman"/>
                <w:sz w:val="24"/>
                <w:szCs w:val="24"/>
              </w:rPr>
              <w:t xml:space="preserve"> at 90 </w:t>
            </w:r>
            <w:r w:rsidRPr="00F318E6">
              <w:rPr>
                <w:rFonts w:ascii="Times New Roman" w:eastAsia="Symbol" w:hAnsi="Times New Roman" w:cs="Times New Roman"/>
                <w:sz w:val="24"/>
                <w:szCs w:val="24"/>
              </w:rPr>
              <w:t>±</w:t>
            </w:r>
            <w:r w:rsidRPr="00F318E6">
              <w:rPr>
                <w:rFonts w:ascii="Times New Roman" w:eastAsia="Arial" w:hAnsi="Times New Roman" w:cs="Times New Roman"/>
                <w:sz w:val="24"/>
                <w:szCs w:val="24"/>
              </w:rPr>
              <w:t xml:space="preserve">2% (i.e., for patients receiving oxygen this should not rise above 92%). </w:t>
            </w:r>
            <w:r w:rsidRPr="00F318E6">
              <w:rPr>
                <w:rFonts w:ascii="Times New Roman" w:eastAsia="Arial" w:hAnsi="Times New Roman" w:cs="Times New Roman"/>
                <w:b/>
                <w:sz w:val="24"/>
                <w:szCs w:val="24"/>
              </w:rPr>
              <w:t>Usual oxygen target</w:t>
            </w:r>
            <w:r w:rsidRPr="00F318E6">
              <w:rPr>
                <w:rFonts w:ascii="Times New Roman" w:eastAsia="Arial" w:hAnsi="Times New Roman" w:cs="Times New Roman"/>
                <w:sz w:val="24"/>
                <w:szCs w:val="24"/>
              </w:rPr>
              <w:t>: This is defined as local practice as determined by treating clinicians.</w:t>
            </w:r>
          </w:p>
          <w:p w14:paraId="6B2C76F8" w14:textId="6A8AF1E3" w:rsidR="002B1B3C" w:rsidRPr="00387E29" w:rsidRDefault="00DC7231" w:rsidP="00266AEF">
            <w:pPr>
              <w:pStyle w:val="Heading2"/>
              <w:rPr>
                <w:color w:val="000000" w:themeColor="text1"/>
              </w:rPr>
            </w:pPr>
            <w:r w:rsidRPr="00387E29">
              <w:rPr>
                <w:color w:val="000000" w:themeColor="text1"/>
              </w:rPr>
              <w:t>Study regulations and c</w:t>
            </w:r>
            <w:r w:rsidR="002B1B3C" w:rsidRPr="00387E29">
              <w:rPr>
                <w:color w:val="000000" w:themeColor="text1"/>
              </w:rPr>
              <w:t>onsent process</w:t>
            </w:r>
          </w:p>
          <w:p w14:paraId="6F1A2B22" w14:textId="0A1D70D4" w:rsidR="001E6D4F" w:rsidRDefault="00DC7231" w:rsidP="00683A12">
            <w:pPr>
              <w:pStyle w:val="Default"/>
              <w:spacing w:line="480" w:lineRule="auto"/>
              <w:jc w:val="both"/>
            </w:pPr>
            <w:r w:rsidRPr="00F715D9">
              <w:t>The study is sponsored by the University Hospital Southampton NHS Foundation Trust</w:t>
            </w:r>
            <w:r>
              <w:t xml:space="preserve"> and </w:t>
            </w:r>
            <w:r w:rsidRPr="00F715D9">
              <w:t xml:space="preserve">approved by HRA and the London Bromley Research Ethics Committee, REC: 22/LO/0877 and IRAS: 320671. The study is registered on ISRCTN registry, </w:t>
            </w:r>
            <w:r w:rsidRPr="00F715D9">
              <w:rPr>
                <w:color w:val="auto"/>
              </w:rPr>
              <w:t>ISRCTN61929838 (</w:t>
            </w:r>
            <w:hyperlink r:id="rId9" w:history="1">
              <w:r w:rsidRPr="00F715D9">
                <w:rPr>
                  <w:rStyle w:val="Hyperlink"/>
                </w:rPr>
                <w:t>https://doi.org/10.1186/ISRCTN61929838</w:t>
              </w:r>
            </w:hyperlink>
            <w:r w:rsidRPr="00F715D9">
              <w:rPr>
                <w:color w:val="auto"/>
              </w:rPr>
              <w:t xml:space="preserve">). </w:t>
            </w:r>
            <w:r w:rsidRPr="00F715D9">
              <w:t>The MecROX study is managed by the Southampton Clinical Trials Unit (CTU)</w:t>
            </w:r>
            <w:r>
              <w:t xml:space="preserve">. </w:t>
            </w:r>
            <w:r w:rsidRPr="00F715D9">
              <w:t xml:space="preserve"> </w:t>
            </w:r>
            <w:r>
              <w:t>The study was</w:t>
            </w:r>
            <w:r w:rsidR="007E56FC">
              <w:t xml:space="preserve"> </w:t>
            </w:r>
            <w:r>
              <w:t xml:space="preserve">funded by the National Institute for Health and Care Research (NIHR) Efficacy and Mechanism Programme (EME). </w:t>
            </w:r>
            <w:r w:rsidR="007E56FC">
              <w:t>Once patients were recruited into the UK</w:t>
            </w:r>
            <w:r w:rsidR="00F17583">
              <w:t>-</w:t>
            </w:r>
            <w:r w:rsidR="007E56FC">
              <w:t xml:space="preserve">ROX trial by </w:t>
            </w:r>
            <w:r w:rsidR="002B1B3C" w:rsidRPr="00F318E6">
              <w:t>a deferred consent model</w:t>
            </w:r>
            <w:r w:rsidR="00A270D1">
              <w:t xml:space="preserve"> </w:t>
            </w:r>
            <w:r w:rsidR="007E56FC">
              <w:t>within</w:t>
            </w:r>
            <w:r w:rsidR="002B1B3C" w:rsidRPr="00F318E6">
              <w:t xml:space="preserve"> 12 hours </w:t>
            </w:r>
            <w:r w:rsidR="002B1B3C" w:rsidRPr="00F318E6">
              <w:lastRenderedPageBreak/>
              <w:t>after fulfilling the eligibility criteria</w:t>
            </w:r>
            <w:r w:rsidR="007E56FC">
              <w:t xml:space="preserve">, for the MecROX sub-study </w:t>
            </w:r>
            <w:r w:rsidR="002B1B3C" w:rsidRPr="00F318E6">
              <w:t xml:space="preserve">a patient informed deferred consent </w:t>
            </w:r>
            <w:r w:rsidR="00BF69F4">
              <w:t xml:space="preserve">from </w:t>
            </w:r>
            <w:r w:rsidR="002B1B3C" w:rsidRPr="00F318E6">
              <w:t xml:space="preserve">a personal consultee opinion </w:t>
            </w:r>
            <w:r w:rsidR="007E56FC">
              <w:t xml:space="preserve">was sought </w:t>
            </w:r>
            <w:r w:rsidR="002B1B3C" w:rsidRPr="00F318E6">
              <w:t>within 24-48 hours</w:t>
            </w:r>
            <w:r w:rsidR="00B27C99">
              <w:t xml:space="preserve"> and w</w:t>
            </w:r>
            <w:r w:rsidR="002B1B3C" w:rsidRPr="00F318E6">
              <w:t>hen the participant regain</w:t>
            </w:r>
            <w:r w:rsidR="007E56FC">
              <w:t>ed</w:t>
            </w:r>
            <w:r w:rsidR="002B1B3C" w:rsidRPr="00F318E6">
              <w:t xml:space="preserve"> capacity to consent, a retrospective consent </w:t>
            </w:r>
            <w:r w:rsidR="007E56FC">
              <w:t xml:space="preserve">was </w:t>
            </w:r>
            <w:r w:rsidR="00B27C99">
              <w:t>obtained</w:t>
            </w:r>
            <w:r w:rsidR="002B1B3C" w:rsidRPr="00F318E6">
              <w:t>.</w:t>
            </w:r>
            <w:r w:rsidR="00A75B8F" w:rsidRPr="00F318E6" w:rsidDel="00A75B8F">
              <w:t xml:space="preserve"> </w:t>
            </w:r>
            <w:r w:rsidR="009E4776">
              <w:rPr>
                <w:rFonts w:eastAsia="Times New Roman"/>
                <w:bCs/>
              </w:rPr>
              <w:t xml:space="preserve"> </w:t>
            </w:r>
          </w:p>
          <w:p w14:paraId="7AAB88BF" w14:textId="743A4BF3" w:rsidR="002B1B3C" w:rsidRPr="00387E29" w:rsidRDefault="002B1B3C" w:rsidP="00266AEF">
            <w:pPr>
              <w:pStyle w:val="Heading2"/>
              <w:rPr>
                <w:color w:val="000000" w:themeColor="text1"/>
              </w:rPr>
            </w:pPr>
            <w:r w:rsidRPr="00387E29">
              <w:rPr>
                <w:color w:val="000000" w:themeColor="text1"/>
              </w:rPr>
              <w:t>Intervention</w:t>
            </w:r>
            <w:r w:rsidR="00787EA5" w:rsidRPr="00387E29">
              <w:rPr>
                <w:color w:val="000000" w:themeColor="text1"/>
              </w:rPr>
              <w:t>s</w:t>
            </w:r>
          </w:p>
          <w:p w14:paraId="17119A07" w14:textId="77777777" w:rsidR="002B1B3C" w:rsidRPr="00674EE1" w:rsidRDefault="002B1B3C" w:rsidP="00674EE1">
            <w:pPr>
              <w:pStyle w:val="Heading3"/>
              <w:rPr>
                <w:color w:val="000000" w:themeColor="text1"/>
              </w:rPr>
            </w:pPr>
            <w:r w:rsidRPr="003A20EF">
              <w:rPr>
                <w:i/>
                <w:iCs/>
                <w:color w:val="000000" w:themeColor="text1"/>
              </w:rPr>
              <w:t>Methyl</w:t>
            </w:r>
            <w:r w:rsidRPr="00674EE1">
              <w:rPr>
                <w:color w:val="000000" w:themeColor="text1"/>
              </w:rPr>
              <w:t>-D</w:t>
            </w:r>
            <w:r w:rsidRPr="00674EE1">
              <w:rPr>
                <w:color w:val="000000" w:themeColor="text1"/>
                <w:vertAlign w:val="subscript"/>
              </w:rPr>
              <w:t>9</w:t>
            </w:r>
            <w:r w:rsidRPr="00674EE1">
              <w:rPr>
                <w:color w:val="000000" w:themeColor="text1"/>
              </w:rPr>
              <w:t xml:space="preserve"> choline infusion</w:t>
            </w:r>
          </w:p>
          <w:p w14:paraId="7D01851D" w14:textId="05689720" w:rsidR="002B1B3C" w:rsidRDefault="002B1B3C" w:rsidP="00683A12">
            <w:pPr>
              <w:pBdr>
                <w:top w:val="nil"/>
                <w:left w:val="nil"/>
                <w:bottom w:val="nil"/>
                <w:right w:val="nil"/>
                <w:between w:val="nil"/>
              </w:pBdr>
              <w:tabs>
                <w:tab w:val="left" w:pos="1800"/>
                <w:tab w:val="left" w:pos="2520"/>
                <w:tab w:val="left" w:pos="3240"/>
                <w:tab w:val="left" w:pos="3960"/>
                <w:tab w:val="left" w:pos="4680"/>
                <w:tab w:val="left" w:pos="5400"/>
                <w:tab w:val="left" w:pos="6120"/>
                <w:tab w:val="left" w:pos="6840"/>
                <w:tab w:val="left" w:pos="7560"/>
                <w:tab w:val="left" w:pos="8280"/>
                <w:tab w:val="left" w:pos="9000"/>
                <w:tab w:val="left" w:pos="709"/>
              </w:tabs>
              <w:spacing w:after="120" w:line="480" w:lineRule="auto"/>
              <w:jc w:val="both"/>
              <w:rPr>
                <w:rFonts w:ascii="Times New Roman" w:eastAsia="Arial" w:hAnsi="Times New Roman" w:cs="Times New Roman"/>
                <w:color w:val="000000"/>
                <w:sz w:val="24"/>
                <w:szCs w:val="24"/>
              </w:rPr>
            </w:pPr>
            <w:r w:rsidRPr="00F318E6">
              <w:rPr>
                <w:rFonts w:ascii="Times New Roman" w:eastAsia="Arial" w:hAnsi="Times New Roman" w:cs="Times New Roman"/>
                <w:color w:val="000000"/>
                <w:sz w:val="24"/>
                <w:szCs w:val="24"/>
              </w:rPr>
              <w:t>Choline is a crucial component of the lung surfactant</w:t>
            </w:r>
            <w:r w:rsidR="00B27C99">
              <w:rPr>
                <w:rFonts w:ascii="Times New Roman" w:eastAsia="Arial" w:hAnsi="Times New Roman" w:cs="Times New Roman"/>
                <w:color w:val="000000"/>
                <w:sz w:val="24"/>
                <w:szCs w:val="24"/>
              </w:rPr>
              <w:t xml:space="preserve"> PC</w:t>
            </w:r>
            <w:r w:rsidRPr="00F318E6">
              <w:rPr>
                <w:rFonts w:ascii="Times New Roman" w:eastAsia="Arial" w:hAnsi="Times New Roman" w:cs="Times New Roman"/>
                <w:color w:val="000000"/>
                <w:sz w:val="24"/>
                <w:szCs w:val="24"/>
              </w:rPr>
              <w:t>. Labelling naturally occurring choline (</w:t>
            </w:r>
            <w:r w:rsidRPr="00F318E6">
              <w:rPr>
                <w:rFonts w:ascii="Times New Roman" w:eastAsia="Arial" w:hAnsi="Times New Roman" w:cs="Times New Roman"/>
                <w:i/>
                <w:color w:val="000000"/>
                <w:sz w:val="24"/>
                <w:szCs w:val="24"/>
              </w:rPr>
              <w:t>methyl-</w:t>
            </w:r>
            <w:r w:rsidRPr="00F318E6">
              <w:rPr>
                <w:rFonts w:ascii="Times New Roman" w:eastAsia="Arial" w:hAnsi="Times New Roman" w:cs="Times New Roman"/>
                <w:color w:val="000000"/>
                <w:sz w:val="24"/>
                <w:szCs w:val="24"/>
              </w:rPr>
              <w:t>D</w:t>
            </w:r>
            <w:r w:rsidRPr="00F318E6">
              <w:rPr>
                <w:rFonts w:ascii="Times New Roman" w:eastAsia="Arial" w:hAnsi="Times New Roman" w:cs="Times New Roman"/>
                <w:color w:val="000000"/>
                <w:sz w:val="24"/>
                <w:szCs w:val="24"/>
                <w:vertAlign w:val="subscript"/>
              </w:rPr>
              <w:t>9</w:t>
            </w:r>
            <w:r w:rsidRPr="00F318E6">
              <w:rPr>
                <w:rFonts w:ascii="Times New Roman" w:eastAsia="Arial" w:hAnsi="Times New Roman" w:cs="Times New Roman"/>
                <w:color w:val="000000"/>
                <w:sz w:val="24"/>
                <w:szCs w:val="24"/>
              </w:rPr>
              <w:t xml:space="preserve"> choline chloride) with a non-toxic, non-radioactive, stable isotope of hydrogen (deuterium, D) helps measure the rate of surfactant </w:t>
            </w:r>
            <w:r w:rsidR="00B27C99">
              <w:rPr>
                <w:rFonts w:ascii="Times New Roman" w:eastAsia="Arial" w:hAnsi="Times New Roman" w:cs="Times New Roman"/>
                <w:color w:val="000000"/>
                <w:sz w:val="24"/>
                <w:szCs w:val="24"/>
              </w:rPr>
              <w:t xml:space="preserve">PC </w:t>
            </w:r>
            <w:r w:rsidRPr="00F318E6">
              <w:rPr>
                <w:rFonts w:ascii="Times New Roman" w:eastAsia="Arial" w:hAnsi="Times New Roman" w:cs="Times New Roman"/>
                <w:color w:val="000000"/>
                <w:sz w:val="24"/>
                <w:szCs w:val="24"/>
              </w:rPr>
              <w:t>synthesis and breakdown</w:t>
            </w:r>
            <w:r w:rsidR="00B614E2">
              <w:rPr>
                <w:rFonts w:ascii="Times New Roman" w:eastAsia="Arial" w:hAnsi="Times New Roman" w:cs="Times New Roman"/>
                <w:color w:val="000000"/>
                <w:sz w:val="24"/>
                <w:szCs w:val="24"/>
                <w:vertAlign w:val="superscript"/>
              </w:rPr>
              <w:t>9,10</w:t>
            </w:r>
            <w:r w:rsidRPr="00F318E6">
              <w:rPr>
                <w:rFonts w:ascii="Times New Roman" w:eastAsia="Arial" w:hAnsi="Times New Roman" w:cs="Times New Roman"/>
                <w:color w:val="000000"/>
                <w:sz w:val="24"/>
                <w:szCs w:val="24"/>
              </w:rPr>
              <w:t xml:space="preserve">. </w:t>
            </w:r>
            <w:r w:rsidRPr="00F318E6">
              <w:rPr>
                <w:rFonts w:ascii="Times New Roman" w:eastAsia="Arial" w:hAnsi="Times New Roman" w:cs="Times New Roman"/>
                <w:i/>
                <w:color w:val="000000"/>
                <w:sz w:val="24"/>
                <w:szCs w:val="24"/>
              </w:rPr>
              <w:t>Methyl-</w:t>
            </w:r>
            <w:r w:rsidRPr="00F318E6">
              <w:rPr>
                <w:rFonts w:ascii="Times New Roman" w:eastAsia="Arial" w:hAnsi="Times New Roman" w:cs="Times New Roman"/>
                <w:color w:val="000000"/>
                <w:sz w:val="24"/>
                <w:szCs w:val="24"/>
              </w:rPr>
              <w:t>D</w:t>
            </w:r>
            <w:r w:rsidRPr="00F318E6">
              <w:rPr>
                <w:rFonts w:ascii="Times New Roman" w:eastAsia="Arial" w:hAnsi="Times New Roman" w:cs="Times New Roman"/>
                <w:color w:val="000000"/>
                <w:sz w:val="24"/>
                <w:szCs w:val="24"/>
                <w:vertAlign w:val="subscript"/>
              </w:rPr>
              <w:t>9</w:t>
            </w:r>
            <w:r w:rsidRPr="00F318E6">
              <w:rPr>
                <w:rFonts w:ascii="Times New Roman" w:eastAsia="Arial" w:hAnsi="Times New Roman" w:cs="Times New Roman"/>
                <w:color w:val="000000"/>
                <w:sz w:val="24"/>
                <w:szCs w:val="24"/>
              </w:rPr>
              <w:t xml:space="preserve">-choline chloride </w:t>
            </w:r>
            <w:r w:rsidR="00B27C99">
              <w:rPr>
                <w:rFonts w:ascii="Times New Roman" w:eastAsia="Arial" w:hAnsi="Times New Roman" w:cs="Times New Roman"/>
                <w:color w:val="000000"/>
                <w:sz w:val="24"/>
                <w:szCs w:val="24"/>
              </w:rPr>
              <w:t>was</w:t>
            </w:r>
            <w:r w:rsidRPr="00F318E6">
              <w:rPr>
                <w:rFonts w:ascii="Times New Roman" w:eastAsia="Arial" w:hAnsi="Times New Roman" w:cs="Times New Roman"/>
                <w:color w:val="000000"/>
                <w:sz w:val="24"/>
                <w:szCs w:val="24"/>
              </w:rPr>
              <w:t xml:space="preserve"> in water at 10 mg/ml and infused at a dose of 3 mg/kg body weight </w:t>
            </w:r>
            <w:r w:rsidR="00B27C99">
              <w:rPr>
                <w:rFonts w:ascii="Times New Roman" w:eastAsia="Arial" w:hAnsi="Times New Roman" w:cs="Times New Roman"/>
                <w:color w:val="000000"/>
                <w:sz w:val="24"/>
                <w:szCs w:val="24"/>
              </w:rPr>
              <w:t xml:space="preserve">(maximum 300mg) </w:t>
            </w:r>
            <w:r w:rsidRPr="00F318E6">
              <w:rPr>
                <w:rFonts w:ascii="Times New Roman" w:eastAsia="Arial" w:hAnsi="Times New Roman" w:cs="Times New Roman"/>
                <w:color w:val="000000"/>
                <w:sz w:val="24"/>
                <w:szCs w:val="24"/>
              </w:rPr>
              <w:t>over 3 hours</w:t>
            </w:r>
            <w:r w:rsidR="00B27C99">
              <w:rPr>
                <w:rFonts w:ascii="Times New Roman" w:eastAsia="Arial" w:hAnsi="Times New Roman" w:cs="Times New Roman"/>
                <w:color w:val="000000"/>
                <w:sz w:val="24"/>
                <w:szCs w:val="24"/>
              </w:rPr>
              <w:t xml:space="preserve">. </w:t>
            </w:r>
            <w:r w:rsidR="00014691">
              <w:rPr>
                <w:rFonts w:ascii="Times New Roman" w:eastAsia="Arial" w:hAnsi="Times New Roman" w:cs="Times New Roman"/>
                <w:color w:val="000000"/>
                <w:sz w:val="24"/>
                <w:szCs w:val="24"/>
              </w:rPr>
              <w:t xml:space="preserve">The incorporation of </w:t>
            </w:r>
            <w:r w:rsidR="00014691" w:rsidRPr="003A20EF">
              <w:rPr>
                <w:rFonts w:ascii="Times New Roman" w:eastAsia="Arial" w:hAnsi="Times New Roman" w:cs="Times New Roman"/>
                <w:i/>
                <w:iCs/>
                <w:color w:val="000000"/>
                <w:sz w:val="24"/>
                <w:szCs w:val="24"/>
              </w:rPr>
              <w:t>methyl</w:t>
            </w:r>
            <w:r w:rsidR="00014691">
              <w:rPr>
                <w:rFonts w:ascii="Times New Roman" w:eastAsia="Arial" w:hAnsi="Times New Roman" w:cs="Times New Roman"/>
                <w:color w:val="000000"/>
                <w:sz w:val="24"/>
                <w:szCs w:val="24"/>
              </w:rPr>
              <w:t>-</w:t>
            </w:r>
            <w:r w:rsidR="00F17583">
              <w:rPr>
                <w:rFonts w:ascii="Times New Roman" w:eastAsia="Arial" w:hAnsi="Times New Roman" w:cs="Times New Roman"/>
                <w:color w:val="000000"/>
                <w:sz w:val="24"/>
                <w:szCs w:val="24"/>
              </w:rPr>
              <w:t>D</w:t>
            </w:r>
            <w:r w:rsidR="00014691" w:rsidRPr="00674EE1">
              <w:rPr>
                <w:rFonts w:ascii="Times New Roman" w:eastAsia="Arial" w:hAnsi="Times New Roman" w:cs="Times New Roman"/>
                <w:color w:val="000000"/>
                <w:sz w:val="24"/>
                <w:szCs w:val="24"/>
                <w:vertAlign w:val="subscript"/>
              </w:rPr>
              <w:t>9</w:t>
            </w:r>
            <w:r w:rsidR="00F17583">
              <w:rPr>
                <w:rFonts w:ascii="Times New Roman" w:eastAsia="Arial" w:hAnsi="Times New Roman" w:cs="Times New Roman"/>
                <w:color w:val="000000"/>
                <w:sz w:val="24"/>
                <w:szCs w:val="24"/>
              </w:rPr>
              <w:t xml:space="preserve"> </w:t>
            </w:r>
            <w:r w:rsidR="00014691">
              <w:rPr>
                <w:rFonts w:ascii="Times New Roman" w:eastAsia="Arial" w:hAnsi="Times New Roman" w:cs="Times New Roman"/>
                <w:color w:val="000000"/>
                <w:sz w:val="24"/>
                <w:szCs w:val="24"/>
              </w:rPr>
              <w:t xml:space="preserve">choline chloride into PC via CDP-choline pathway and subsequent hydrolysis via </w:t>
            </w:r>
            <w:r w:rsidR="00F17583">
              <w:rPr>
                <w:rFonts w:ascii="Times New Roman" w:eastAsia="Arial" w:hAnsi="Times New Roman" w:cs="Times New Roman"/>
                <w:color w:val="000000"/>
                <w:sz w:val="24"/>
                <w:szCs w:val="24"/>
              </w:rPr>
              <w:t>phospholipase A2 (</w:t>
            </w:r>
            <w:r w:rsidR="00014691">
              <w:rPr>
                <w:rFonts w:ascii="Times New Roman" w:eastAsia="Arial" w:hAnsi="Times New Roman" w:cs="Times New Roman"/>
                <w:color w:val="000000"/>
                <w:sz w:val="24"/>
                <w:szCs w:val="24"/>
              </w:rPr>
              <w:t>PLA2</w:t>
            </w:r>
            <w:r w:rsidR="00F17583">
              <w:rPr>
                <w:rFonts w:ascii="Times New Roman" w:eastAsia="Arial" w:hAnsi="Times New Roman" w:cs="Times New Roman"/>
                <w:color w:val="000000"/>
                <w:sz w:val="24"/>
                <w:szCs w:val="24"/>
              </w:rPr>
              <w:t>)</w:t>
            </w:r>
            <w:r w:rsidR="00014691">
              <w:rPr>
                <w:rFonts w:ascii="Times New Roman" w:eastAsia="Arial" w:hAnsi="Times New Roman" w:cs="Times New Roman"/>
                <w:color w:val="000000"/>
                <w:sz w:val="24"/>
                <w:szCs w:val="24"/>
              </w:rPr>
              <w:t xml:space="preserve"> into </w:t>
            </w:r>
            <w:r w:rsidR="00F17583">
              <w:rPr>
                <w:rFonts w:ascii="Times New Roman" w:eastAsia="Arial" w:hAnsi="Times New Roman" w:cs="Times New Roman"/>
                <w:color w:val="000000"/>
                <w:sz w:val="24"/>
                <w:szCs w:val="24"/>
              </w:rPr>
              <w:t>lysophosphatidylcholine (</w:t>
            </w:r>
            <w:r w:rsidR="00014691">
              <w:rPr>
                <w:rFonts w:ascii="Times New Roman" w:eastAsia="Arial" w:hAnsi="Times New Roman" w:cs="Times New Roman"/>
                <w:color w:val="000000"/>
                <w:sz w:val="24"/>
                <w:szCs w:val="24"/>
              </w:rPr>
              <w:t>LPC</w:t>
            </w:r>
            <w:r w:rsidR="00F17583">
              <w:rPr>
                <w:rFonts w:ascii="Times New Roman" w:eastAsia="Arial" w:hAnsi="Times New Roman" w:cs="Times New Roman"/>
                <w:color w:val="000000"/>
                <w:sz w:val="24"/>
                <w:szCs w:val="24"/>
              </w:rPr>
              <w:t>)</w:t>
            </w:r>
            <w:r w:rsidR="00014691">
              <w:rPr>
                <w:rFonts w:ascii="Times New Roman" w:eastAsia="Arial" w:hAnsi="Times New Roman" w:cs="Times New Roman"/>
                <w:color w:val="000000"/>
                <w:sz w:val="24"/>
                <w:szCs w:val="24"/>
              </w:rPr>
              <w:t xml:space="preserve"> is presented as figure 1. </w:t>
            </w:r>
          </w:p>
          <w:p w14:paraId="68F12702" w14:textId="77777777" w:rsidR="00A632FF" w:rsidRDefault="00014691" w:rsidP="00674EE1">
            <w:pPr>
              <w:pBdr>
                <w:top w:val="nil"/>
                <w:left w:val="nil"/>
                <w:bottom w:val="nil"/>
                <w:right w:val="nil"/>
                <w:between w:val="nil"/>
              </w:pBdr>
              <w:tabs>
                <w:tab w:val="left" w:pos="1800"/>
                <w:tab w:val="left" w:pos="2520"/>
                <w:tab w:val="left" w:pos="3240"/>
                <w:tab w:val="left" w:pos="3960"/>
                <w:tab w:val="left" w:pos="4680"/>
                <w:tab w:val="left" w:pos="5400"/>
                <w:tab w:val="left" w:pos="6120"/>
                <w:tab w:val="left" w:pos="6840"/>
                <w:tab w:val="left" w:pos="7560"/>
                <w:tab w:val="left" w:pos="8280"/>
                <w:tab w:val="left" w:pos="9000"/>
                <w:tab w:val="left" w:pos="709"/>
              </w:tabs>
              <w:spacing w:after="120" w:line="480" w:lineRule="auto"/>
              <w:jc w:val="center"/>
              <w:rPr>
                <w:rFonts w:ascii="Times New Roman" w:eastAsia="Arial" w:hAnsi="Times New Roman" w:cs="Times New Roman"/>
                <w:color w:val="000000"/>
                <w:sz w:val="24"/>
                <w:szCs w:val="24"/>
              </w:rPr>
            </w:pPr>
            <w:r w:rsidRPr="00014691">
              <w:rPr>
                <w:rFonts w:ascii="Times New Roman" w:eastAsia="Arial" w:hAnsi="Times New Roman" w:cs="Times New Roman"/>
                <w:noProof/>
                <w:color w:val="000000"/>
                <w:sz w:val="24"/>
                <w:szCs w:val="24"/>
              </w:rPr>
              <w:drawing>
                <wp:inline distT="0" distB="0" distL="0" distR="0" wp14:anchorId="46E88ED2" wp14:editId="30B7184A">
                  <wp:extent cx="3408219" cy="3921760"/>
                  <wp:effectExtent l="0" t="0" r="0" b="2540"/>
                  <wp:docPr id="130769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1971" name=""/>
                          <pic:cNvPicPr/>
                        </pic:nvPicPr>
                        <pic:blipFill rotWithShape="1">
                          <a:blip r:embed="rId10"/>
                          <a:srcRect r="39168"/>
                          <a:stretch>
                            <a:fillRect/>
                          </a:stretch>
                        </pic:blipFill>
                        <pic:spPr bwMode="auto">
                          <a:xfrm>
                            <a:off x="0" y="0"/>
                            <a:ext cx="3408219" cy="3921760"/>
                          </a:xfrm>
                          <a:prstGeom prst="rect">
                            <a:avLst/>
                          </a:prstGeom>
                          <a:ln>
                            <a:noFill/>
                          </a:ln>
                          <a:extLst>
                            <a:ext uri="{53640926-AAD7-44D8-BBD7-CCE9431645EC}">
                              <a14:shadowObscured xmlns:a14="http://schemas.microsoft.com/office/drawing/2010/main"/>
                            </a:ext>
                          </a:extLst>
                        </pic:spPr>
                      </pic:pic>
                    </a:graphicData>
                  </a:graphic>
                </wp:inline>
              </w:drawing>
            </w:r>
          </w:p>
          <w:p w14:paraId="08813D63" w14:textId="65978CD7" w:rsidR="00387E29" w:rsidRPr="00387E29" w:rsidDel="00387E29" w:rsidRDefault="00014691" w:rsidP="00625F67">
            <w:pPr>
              <w:pStyle w:val="NoSpacing"/>
              <w:spacing w:line="276" w:lineRule="auto"/>
              <w:jc w:val="both"/>
              <w:rPr>
                <w:rFonts w:ascii="Times New Roman" w:eastAsia="Arial" w:hAnsi="Times New Roman" w:cs="Times New Roman"/>
                <w:sz w:val="24"/>
                <w:szCs w:val="24"/>
              </w:rPr>
            </w:pPr>
            <w:r w:rsidRPr="00794F85">
              <w:rPr>
                <w:rFonts w:ascii="Times New Roman" w:eastAsia="Arial" w:hAnsi="Times New Roman" w:cs="Times New Roman"/>
                <w:b/>
                <w:bCs/>
                <w:sz w:val="24"/>
                <w:szCs w:val="24"/>
              </w:rPr>
              <w:t>Figure 1:</w:t>
            </w:r>
            <w:r w:rsidRPr="00625F67">
              <w:rPr>
                <w:rFonts w:ascii="Times New Roman" w:eastAsia="Arial" w:hAnsi="Times New Roman" w:cs="Times New Roman"/>
                <w:sz w:val="24"/>
                <w:szCs w:val="24"/>
              </w:rPr>
              <w:t xml:space="preserve"> Surfactant PC synthesis via CDP</w:t>
            </w:r>
            <w:r w:rsidR="0024663B">
              <w:rPr>
                <w:rFonts w:ascii="Times New Roman" w:eastAsia="Arial" w:hAnsi="Times New Roman" w:cs="Times New Roman"/>
                <w:sz w:val="24"/>
                <w:szCs w:val="24"/>
              </w:rPr>
              <w:t>-</w:t>
            </w:r>
            <w:r w:rsidRPr="00625F67">
              <w:rPr>
                <w:rFonts w:ascii="Times New Roman" w:eastAsia="Arial" w:hAnsi="Times New Roman" w:cs="Times New Roman"/>
                <w:sz w:val="24"/>
                <w:szCs w:val="24"/>
              </w:rPr>
              <w:t>choline pathway. The incorporation of</w:t>
            </w:r>
            <w:r w:rsidR="00A632FF" w:rsidRPr="00625F67">
              <w:rPr>
                <w:rFonts w:ascii="Times New Roman" w:eastAsia="Arial" w:hAnsi="Times New Roman" w:cs="Times New Roman"/>
                <w:sz w:val="24"/>
                <w:szCs w:val="24"/>
              </w:rPr>
              <w:t xml:space="preserve"> </w:t>
            </w:r>
            <w:r w:rsidR="00A632FF" w:rsidRPr="003A20EF">
              <w:rPr>
                <w:rFonts w:ascii="Times New Roman" w:eastAsia="Arial" w:hAnsi="Times New Roman" w:cs="Times New Roman"/>
                <w:i/>
                <w:iCs/>
                <w:sz w:val="24"/>
                <w:szCs w:val="24"/>
              </w:rPr>
              <w:t>Methyl</w:t>
            </w:r>
            <w:r w:rsidRPr="00625F67">
              <w:rPr>
                <w:rFonts w:ascii="Times New Roman" w:eastAsia="Arial" w:hAnsi="Times New Roman" w:cs="Times New Roman"/>
                <w:sz w:val="24"/>
                <w:szCs w:val="24"/>
              </w:rPr>
              <w:t>-</w:t>
            </w:r>
            <w:r w:rsidR="00A632FF" w:rsidRPr="00625F67">
              <w:rPr>
                <w:rFonts w:ascii="Times New Roman" w:eastAsia="Arial" w:hAnsi="Times New Roman" w:cs="Times New Roman"/>
                <w:sz w:val="24"/>
                <w:szCs w:val="24"/>
              </w:rPr>
              <w:t>D</w:t>
            </w:r>
            <w:r w:rsidRPr="00625F67">
              <w:rPr>
                <w:rFonts w:ascii="Times New Roman" w:eastAsia="Arial" w:hAnsi="Times New Roman" w:cs="Times New Roman"/>
                <w:sz w:val="24"/>
                <w:szCs w:val="24"/>
                <w:vertAlign w:val="subscript"/>
              </w:rPr>
              <w:t>9</w:t>
            </w:r>
            <w:r w:rsidRPr="00625F67">
              <w:rPr>
                <w:rFonts w:ascii="Times New Roman" w:eastAsia="Arial" w:hAnsi="Times New Roman" w:cs="Times New Roman"/>
                <w:sz w:val="24"/>
                <w:szCs w:val="24"/>
              </w:rPr>
              <w:t xml:space="preserve"> choline chloride help trace surfactant PC synthesis and breakdown by phospholipase A2 into </w:t>
            </w:r>
            <w:r w:rsidR="0024663B" w:rsidRPr="0024663B">
              <w:rPr>
                <w:rFonts w:ascii="Times New Roman" w:eastAsia="Arial" w:hAnsi="Times New Roman" w:cs="Times New Roman"/>
                <w:sz w:val="24"/>
                <w:szCs w:val="24"/>
              </w:rPr>
              <w:t>Lysophosphatidylcholines</w:t>
            </w:r>
            <w:r w:rsidRPr="00625F67">
              <w:rPr>
                <w:rFonts w:ascii="Times New Roman" w:eastAsia="Arial" w:hAnsi="Times New Roman" w:cs="Times New Roman"/>
                <w:sz w:val="24"/>
                <w:szCs w:val="24"/>
              </w:rPr>
              <w:t xml:space="preserve">. </w:t>
            </w:r>
            <w:r w:rsidR="00387E29">
              <w:rPr>
                <w:rFonts w:ascii="Times New Roman" w:eastAsia="Arial" w:hAnsi="Times New Roman" w:cs="Times New Roman"/>
                <w:sz w:val="24"/>
                <w:szCs w:val="24"/>
              </w:rPr>
              <w:t xml:space="preserve">ADP, adenosine diphosphate; ATP, adenosine triphosphate; </w:t>
            </w:r>
            <w:r w:rsidR="00387E29">
              <w:rPr>
                <w:rFonts w:ascii="Times New Roman" w:eastAsia="Arial" w:hAnsi="Times New Roman" w:cs="Times New Roman"/>
                <w:sz w:val="24"/>
                <w:szCs w:val="24"/>
              </w:rPr>
              <w:lastRenderedPageBreak/>
              <w:t xml:space="preserve">m </w:t>
            </w:r>
            <w:r w:rsidRPr="00625F67">
              <w:rPr>
                <w:rFonts w:ascii="Times New Roman" w:eastAsia="Arial" w:hAnsi="Times New Roman" w:cs="Times New Roman"/>
                <w:sz w:val="24"/>
                <w:szCs w:val="24"/>
              </w:rPr>
              <w:t>CK,</w:t>
            </w:r>
            <w:r w:rsidR="00387E29" w:rsidRPr="00625F67">
              <w:rPr>
                <w:rFonts w:ascii="Times New Roman" w:eastAsia="Arial" w:hAnsi="Times New Roman" w:cs="Times New Roman"/>
                <w:sz w:val="24"/>
                <w:szCs w:val="24"/>
              </w:rPr>
              <w:t xml:space="preserve"> choline kinase; </w:t>
            </w:r>
            <w:r w:rsidRPr="00625F67">
              <w:rPr>
                <w:rFonts w:ascii="Times New Roman" w:eastAsia="Arial" w:hAnsi="Times New Roman" w:cs="Times New Roman"/>
                <w:sz w:val="24"/>
                <w:szCs w:val="24"/>
              </w:rPr>
              <w:t xml:space="preserve">CCT, </w:t>
            </w:r>
            <w:r w:rsidR="002676D7" w:rsidRPr="00625F67">
              <w:rPr>
                <w:rFonts w:ascii="Times New Roman" w:hAnsi="Times New Roman" w:cs="Times New Roman"/>
                <w:sz w:val="24"/>
                <w:szCs w:val="24"/>
              </w:rPr>
              <w:t>CTP</w:t>
            </w:r>
            <w:r w:rsidR="002676D7">
              <w:rPr>
                <w:rFonts w:ascii="Times New Roman" w:hAnsi="Times New Roman" w:cs="Times New Roman"/>
                <w:sz w:val="24"/>
                <w:szCs w:val="24"/>
              </w:rPr>
              <w:t xml:space="preserve">: </w:t>
            </w:r>
            <w:r w:rsidR="00387E29" w:rsidRPr="00625F67">
              <w:rPr>
                <w:rFonts w:ascii="Times New Roman" w:hAnsi="Times New Roman" w:cs="Times New Roman"/>
                <w:sz w:val="24"/>
                <w:szCs w:val="24"/>
              </w:rPr>
              <w:t xml:space="preserve">phosphocholine cytidylyltransferase; </w:t>
            </w:r>
            <w:r w:rsidR="0024663B" w:rsidRPr="00760FB7">
              <w:rPr>
                <w:rFonts w:ascii="Times New Roman" w:eastAsia="Arial" w:hAnsi="Times New Roman" w:cs="Times New Roman"/>
                <w:sz w:val="24"/>
                <w:szCs w:val="24"/>
              </w:rPr>
              <w:t>CMP,</w:t>
            </w:r>
            <w:r w:rsidR="0024663B">
              <w:rPr>
                <w:rFonts w:ascii="Times New Roman" w:eastAsia="Arial" w:hAnsi="Times New Roman" w:cs="Times New Roman"/>
                <w:sz w:val="24"/>
                <w:szCs w:val="24"/>
              </w:rPr>
              <w:t xml:space="preserve"> cytidine monophosphate, </w:t>
            </w:r>
            <w:r w:rsidR="0024663B">
              <w:rPr>
                <w:rFonts w:ascii="Times New Roman" w:hAnsi="Times New Roman" w:cs="Times New Roman"/>
                <w:sz w:val="24"/>
                <w:szCs w:val="24"/>
              </w:rPr>
              <w:t xml:space="preserve">DAG, diacylglycerol; </w:t>
            </w:r>
            <w:r w:rsidRPr="00625F67">
              <w:rPr>
                <w:rFonts w:ascii="Times New Roman" w:eastAsia="Arial" w:hAnsi="Times New Roman" w:cs="Times New Roman"/>
                <w:sz w:val="24"/>
                <w:szCs w:val="24"/>
              </w:rPr>
              <w:t>DKG,</w:t>
            </w:r>
            <w:r w:rsidR="00387E29" w:rsidRPr="00625F67">
              <w:rPr>
                <w:rFonts w:ascii="Times New Roman" w:eastAsia="Arial" w:hAnsi="Times New Roman" w:cs="Times New Roman"/>
                <w:sz w:val="24"/>
                <w:szCs w:val="24"/>
              </w:rPr>
              <w:t xml:space="preserve"> </w:t>
            </w:r>
            <w:r w:rsidR="00387E29" w:rsidRPr="00625F67">
              <w:rPr>
                <w:rFonts w:ascii="Times New Roman" w:hAnsi="Times New Roman" w:cs="Times New Roman"/>
                <w:sz w:val="24"/>
                <w:szCs w:val="24"/>
              </w:rPr>
              <w:t xml:space="preserve">Diacylglycerol kinase; </w:t>
            </w:r>
            <w:r w:rsidRPr="00625F67">
              <w:rPr>
                <w:rFonts w:ascii="Times New Roman" w:eastAsia="Arial" w:hAnsi="Times New Roman" w:cs="Times New Roman"/>
                <w:sz w:val="24"/>
                <w:szCs w:val="24"/>
              </w:rPr>
              <w:t>GPAT,</w:t>
            </w:r>
            <w:r w:rsidR="002676D7">
              <w:rPr>
                <w:rFonts w:ascii="Times New Roman" w:eastAsia="Arial" w:hAnsi="Times New Roman" w:cs="Times New Roman"/>
                <w:sz w:val="24"/>
                <w:szCs w:val="24"/>
              </w:rPr>
              <w:t xml:space="preserve"> </w:t>
            </w:r>
            <w:r w:rsidR="00387E29" w:rsidRPr="00625F67">
              <w:rPr>
                <w:rFonts w:ascii="Times New Roman" w:hAnsi="Times New Roman" w:cs="Times New Roman"/>
                <w:sz w:val="24"/>
                <w:szCs w:val="24"/>
              </w:rPr>
              <w:t>Glycerol-3-phosphate acyltransferase;</w:t>
            </w:r>
            <w:r w:rsidRPr="00625F67">
              <w:rPr>
                <w:rFonts w:ascii="Times New Roman" w:eastAsia="Arial" w:hAnsi="Times New Roman" w:cs="Times New Roman"/>
                <w:sz w:val="24"/>
                <w:szCs w:val="24"/>
              </w:rPr>
              <w:t xml:space="preserve"> PLA2, </w:t>
            </w:r>
            <w:r w:rsidR="0024663B" w:rsidRPr="0024663B">
              <w:rPr>
                <w:rFonts w:ascii="Times New Roman" w:eastAsia="Arial" w:hAnsi="Times New Roman" w:cs="Times New Roman"/>
                <w:sz w:val="24"/>
                <w:szCs w:val="24"/>
              </w:rPr>
              <w:t>Phospholipase</w:t>
            </w:r>
            <w:r w:rsidR="00387E29" w:rsidRPr="00625F67">
              <w:rPr>
                <w:rFonts w:ascii="Times New Roman" w:eastAsia="Arial" w:hAnsi="Times New Roman" w:cs="Times New Roman"/>
                <w:sz w:val="24"/>
                <w:szCs w:val="24"/>
              </w:rPr>
              <w:t xml:space="preserve"> A2</w:t>
            </w:r>
            <w:r w:rsidR="0024663B">
              <w:rPr>
                <w:rFonts w:ascii="Times New Roman" w:eastAsia="Arial" w:hAnsi="Times New Roman" w:cs="Times New Roman"/>
                <w:sz w:val="24"/>
                <w:szCs w:val="24"/>
              </w:rPr>
              <w:t xml:space="preserve">; </w:t>
            </w:r>
            <w:r w:rsidR="00387E29">
              <w:rPr>
                <w:rFonts w:ascii="Times New Roman" w:eastAsia="Arial" w:hAnsi="Times New Roman" w:cs="Times New Roman"/>
                <w:sz w:val="24"/>
                <w:szCs w:val="24"/>
              </w:rPr>
              <w:t>ROS, reactive oxygen species</w:t>
            </w:r>
            <w:r w:rsidR="0024663B">
              <w:rPr>
                <w:rFonts w:ascii="Times New Roman" w:eastAsia="Arial" w:hAnsi="Times New Roman" w:cs="Times New Roman"/>
                <w:sz w:val="24"/>
                <w:szCs w:val="24"/>
              </w:rPr>
              <w:t xml:space="preserve">. </w:t>
            </w:r>
            <w:r w:rsidR="00387E29">
              <w:rPr>
                <w:rFonts w:ascii="Times New Roman" w:eastAsia="Arial"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87E29" w14:paraId="22756790" w14:textId="77777777">
              <w:trPr>
                <w:tblCellSpacing w:w="15" w:type="dxa"/>
              </w:trPr>
              <w:tc>
                <w:tcPr>
                  <w:tcW w:w="36" w:type="dxa"/>
                  <w:vAlign w:val="center"/>
                  <w:hideMark/>
                </w:tcPr>
                <w:p w14:paraId="611CA1BB" w14:textId="77777777" w:rsidR="00387E29" w:rsidRDefault="00387E29" w:rsidP="000B7249">
                  <w:pPr>
                    <w:framePr w:hSpace="180" w:wrap="around" w:vAnchor="text" w:hAnchor="margin" w:xAlign="right" w:y="90"/>
                  </w:pPr>
                </w:p>
              </w:tc>
            </w:tr>
          </w:tbl>
          <w:p w14:paraId="0D12D6FB" w14:textId="77777777" w:rsidR="00387E29" w:rsidRDefault="00387E29" w:rsidP="00387E29">
            <w:pPr>
              <w:rPr>
                <w:vanish/>
              </w:rPr>
            </w:pPr>
          </w:p>
          <w:p w14:paraId="467B321F" w14:textId="7D465774" w:rsidR="00387E29" w:rsidRPr="00625F67" w:rsidRDefault="00387E29" w:rsidP="00625F67">
            <w:pPr>
              <w:pStyle w:val="NoSpacing"/>
              <w:rPr>
                <w:rFonts w:ascii="Times New Roman" w:eastAsia="Arial" w:hAnsi="Times New Roman" w:cs="Times New Roman"/>
                <w:sz w:val="24"/>
                <w:szCs w:val="24"/>
              </w:rPr>
            </w:pPr>
          </w:p>
          <w:p w14:paraId="79B36EBF" w14:textId="6C9675A7" w:rsidR="00197085" w:rsidRPr="00387E29" w:rsidRDefault="00197085" w:rsidP="00387E29">
            <w:pPr>
              <w:pStyle w:val="Heading3"/>
              <w:rPr>
                <w:color w:val="000000" w:themeColor="text1"/>
              </w:rPr>
            </w:pPr>
            <w:r w:rsidRPr="00387E29">
              <w:rPr>
                <w:color w:val="000000" w:themeColor="text1"/>
              </w:rPr>
              <w:t>Blood</w:t>
            </w:r>
            <w:r w:rsidR="00DC7231" w:rsidRPr="00387E29">
              <w:rPr>
                <w:color w:val="000000" w:themeColor="text1"/>
              </w:rPr>
              <w:t xml:space="preserve"> and tracheal aspirate</w:t>
            </w:r>
            <w:r w:rsidRPr="00387E29">
              <w:rPr>
                <w:color w:val="000000" w:themeColor="text1"/>
              </w:rPr>
              <w:t xml:space="preserve"> samples collection</w:t>
            </w:r>
            <w:r w:rsidR="00DA321A" w:rsidRPr="00387E29">
              <w:rPr>
                <w:color w:val="000000" w:themeColor="text1"/>
              </w:rPr>
              <w:t xml:space="preserve"> and processing</w:t>
            </w:r>
          </w:p>
          <w:p w14:paraId="28B3EF68" w14:textId="5E6615E0" w:rsidR="00DC7231" w:rsidRDefault="00197085" w:rsidP="00DC7231">
            <w:pPr>
              <w:pBdr>
                <w:top w:val="nil"/>
                <w:left w:val="nil"/>
                <w:bottom w:val="nil"/>
                <w:right w:val="nil"/>
                <w:between w:val="nil"/>
              </w:pBdr>
              <w:tabs>
                <w:tab w:val="left" w:pos="709"/>
                <w:tab w:val="left" w:pos="1800"/>
                <w:tab w:val="left" w:pos="2520"/>
                <w:tab w:val="left" w:pos="3240"/>
                <w:tab w:val="left" w:pos="3960"/>
                <w:tab w:val="left" w:pos="4680"/>
                <w:tab w:val="left" w:pos="5400"/>
                <w:tab w:val="left" w:pos="6120"/>
                <w:tab w:val="left" w:pos="6840"/>
                <w:tab w:val="left" w:pos="7560"/>
                <w:tab w:val="left" w:pos="8280"/>
                <w:tab w:val="left" w:pos="9000"/>
                <w:tab w:val="left" w:pos="426"/>
              </w:tabs>
              <w:spacing w:line="480" w:lineRule="auto"/>
              <w:jc w:val="both"/>
              <w:rPr>
                <w:rFonts w:ascii="Times New Roman" w:eastAsia="Arial" w:hAnsi="Times New Roman" w:cs="Times New Roman"/>
                <w:color w:val="000000"/>
                <w:sz w:val="24"/>
                <w:szCs w:val="24"/>
              </w:rPr>
            </w:pPr>
            <w:r w:rsidRPr="00F318E6">
              <w:rPr>
                <w:rFonts w:ascii="Times New Roman" w:eastAsia="Arial" w:hAnsi="Times New Roman" w:cs="Times New Roman"/>
                <w:color w:val="000000"/>
                <w:sz w:val="24"/>
                <w:szCs w:val="24"/>
              </w:rPr>
              <w:t>EDTA (10 ml) blood samples will be taken at baseline</w:t>
            </w:r>
            <w:r w:rsidR="00DC7231">
              <w:rPr>
                <w:rFonts w:ascii="Times New Roman" w:eastAsia="Arial" w:hAnsi="Times New Roman" w:cs="Times New Roman"/>
                <w:color w:val="000000"/>
                <w:sz w:val="24"/>
                <w:szCs w:val="24"/>
              </w:rPr>
              <w:t xml:space="preserve"> (T=0)</w:t>
            </w:r>
            <w:r w:rsidRPr="00F318E6">
              <w:rPr>
                <w:rFonts w:ascii="Times New Roman" w:eastAsia="Arial" w:hAnsi="Times New Roman" w:cs="Times New Roman"/>
                <w:color w:val="000000"/>
                <w:sz w:val="24"/>
                <w:szCs w:val="24"/>
              </w:rPr>
              <w:t xml:space="preserve">, 48, and 72 hours, (while </w:t>
            </w:r>
            <w:r w:rsidR="00F17583">
              <w:rPr>
                <w:rFonts w:ascii="Times New Roman" w:eastAsia="Arial" w:hAnsi="Times New Roman" w:cs="Times New Roman"/>
                <w:color w:val="000000"/>
                <w:sz w:val="24"/>
                <w:szCs w:val="24"/>
              </w:rPr>
              <w:t>in ICU)</w:t>
            </w:r>
            <w:r w:rsidRPr="00F318E6">
              <w:rPr>
                <w:rFonts w:ascii="Times New Roman" w:eastAsia="Arial" w:hAnsi="Times New Roman" w:cs="Times New Roman"/>
                <w:color w:val="000000"/>
                <w:sz w:val="24"/>
                <w:szCs w:val="24"/>
              </w:rPr>
              <w:t xml:space="preserve"> after the </w:t>
            </w:r>
            <w:r w:rsidRPr="00F318E6">
              <w:rPr>
                <w:rFonts w:ascii="Times New Roman" w:eastAsia="Arial" w:hAnsi="Times New Roman" w:cs="Times New Roman"/>
                <w:i/>
                <w:color w:val="000000"/>
                <w:sz w:val="24"/>
                <w:szCs w:val="24"/>
              </w:rPr>
              <w:t>methyl-</w:t>
            </w:r>
            <w:r w:rsidRPr="00F318E6">
              <w:rPr>
                <w:rFonts w:ascii="Times New Roman" w:eastAsia="Arial" w:hAnsi="Times New Roman" w:cs="Times New Roman"/>
                <w:color w:val="000000"/>
                <w:sz w:val="24"/>
                <w:szCs w:val="24"/>
              </w:rPr>
              <w:t>D</w:t>
            </w:r>
            <w:r w:rsidRPr="00F318E6">
              <w:rPr>
                <w:rFonts w:ascii="Times New Roman" w:eastAsia="Arial" w:hAnsi="Times New Roman" w:cs="Times New Roman"/>
                <w:color w:val="000000"/>
                <w:sz w:val="24"/>
                <w:szCs w:val="24"/>
                <w:vertAlign w:val="subscript"/>
              </w:rPr>
              <w:t>9</w:t>
            </w:r>
            <w:r w:rsidRPr="00F318E6">
              <w:rPr>
                <w:rFonts w:ascii="Times New Roman" w:eastAsia="Arial" w:hAnsi="Times New Roman" w:cs="Times New Roman"/>
                <w:color w:val="000000"/>
                <w:sz w:val="24"/>
                <w:szCs w:val="24"/>
              </w:rPr>
              <w:t xml:space="preserve">-choline infusion. </w:t>
            </w:r>
            <w:r w:rsidR="00DC7231">
              <w:rPr>
                <w:rFonts w:ascii="Times New Roman" w:eastAsia="Arial" w:hAnsi="Times New Roman" w:cs="Times New Roman"/>
                <w:color w:val="000000"/>
                <w:sz w:val="24"/>
                <w:szCs w:val="24"/>
              </w:rPr>
              <w:t xml:space="preserve"> Endotracheal </w:t>
            </w:r>
            <w:r w:rsidR="00DC7231" w:rsidRPr="00F318E6">
              <w:rPr>
                <w:rFonts w:ascii="Times New Roman" w:eastAsia="Arial" w:hAnsi="Times New Roman" w:cs="Times New Roman"/>
                <w:color w:val="000000"/>
                <w:sz w:val="24"/>
                <w:szCs w:val="24"/>
              </w:rPr>
              <w:t>aspirate</w:t>
            </w:r>
            <w:r w:rsidR="00DC7231">
              <w:rPr>
                <w:rFonts w:ascii="Times New Roman" w:eastAsia="Arial" w:hAnsi="Times New Roman" w:cs="Times New Roman"/>
                <w:color w:val="000000"/>
                <w:sz w:val="24"/>
                <w:szCs w:val="24"/>
              </w:rPr>
              <w:t>s</w:t>
            </w:r>
            <w:r w:rsidR="00DC7231" w:rsidRPr="00F318E6">
              <w:rPr>
                <w:rFonts w:ascii="Times New Roman" w:eastAsia="Arial" w:hAnsi="Times New Roman" w:cs="Times New Roman"/>
                <w:color w:val="000000"/>
                <w:sz w:val="24"/>
                <w:szCs w:val="24"/>
              </w:rPr>
              <w:t xml:space="preserve"> (</w:t>
            </w:r>
            <w:r w:rsidR="00DC7231">
              <w:rPr>
                <w:rFonts w:ascii="Times New Roman" w:eastAsia="Arial" w:hAnsi="Times New Roman" w:cs="Times New Roman"/>
                <w:color w:val="000000"/>
                <w:sz w:val="24"/>
                <w:szCs w:val="24"/>
              </w:rPr>
              <w:t>E</w:t>
            </w:r>
            <w:r w:rsidR="00DC7231" w:rsidRPr="00F318E6">
              <w:rPr>
                <w:rFonts w:ascii="Times New Roman" w:eastAsia="Arial" w:hAnsi="Times New Roman" w:cs="Times New Roman"/>
                <w:color w:val="000000"/>
                <w:sz w:val="24"/>
                <w:szCs w:val="24"/>
              </w:rPr>
              <w:t xml:space="preserve">TA) </w:t>
            </w:r>
            <w:r w:rsidR="00DC7231">
              <w:rPr>
                <w:rFonts w:ascii="Times New Roman" w:eastAsia="Arial" w:hAnsi="Times New Roman" w:cs="Times New Roman"/>
                <w:color w:val="000000"/>
                <w:sz w:val="24"/>
                <w:szCs w:val="24"/>
              </w:rPr>
              <w:t>were also</w:t>
            </w:r>
            <w:r w:rsidR="00DC7231" w:rsidRPr="00F318E6">
              <w:rPr>
                <w:rFonts w:ascii="Times New Roman" w:eastAsia="Arial" w:hAnsi="Times New Roman" w:cs="Times New Roman"/>
                <w:color w:val="000000"/>
                <w:sz w:val="24"/>
                <w:szCs w:val="24"/>
              </w:rPr>
              <w:t xml:space="preserve"> taken at 0, 48, and 72 hours, after the </w:t>
            </w:r>
            <w:r w:rsidR="00DC7231" w:rsidRPr="00F318E6">
              <w:rPr>
                <w:rFonts w:ascii="Times New Roman" w:eastAsia="Arial" w:hAnsi="Times New Roman" w:cs="Times New Roman"/>
                <w:i/>
                <w:color w:val="000000"/>
                <w:sz w:val="24"/>
                <w:szCs w:val="24"/>
              </w:rPr>
              <w:t>methyl-</w:t>
            </w:r>
            <w:r w:rsidR="00DC7231" w:rsidRPr="00F318E6">
              <w:rPr>
                <w:rFonts w:ascii="Times New Roman" w:eastAsia="Arial" w:hAnsi="Times New Roman" w:cs="Times New Roman"/>
                <w:color w:val="000000"/>
                <w:sz w:val="24"/>
                <w:szCs w:val="24"/>
              </w:rPr>
              <w:t>D</w:t>
            </w:r>
            <w:r w:rsidR="00DC7231" w:rsidRPr="00F318E6">
              <w:rPr>
                <w:rFonts w:ascii="Times New Roman" w:eastAsia="Arial" w:hAnsi="Times New Roman" w:cs="Times New Roman"/>
                <w:color w:val="000000"/>
                <w:sz w:val="24"/>
                <w:szCs w:val="24"/>
                <w:vertAlign w:val="subscript"/>
              </w:rPr>
              <w:t>9</w:t>
            </w:r>
            <w:r w:rsidR="00DC7231" w:rsidRPr="00F318E6">
              <w:rPr>
                <w:rFonts w:ascii="Times New Roman" w:eastAsia="Arial" w:hAnsi="Times New Roman" w:cs="Times New Roman"/>
                <w:color w:val="000000"/>
                <w:sz w:val="24"/>
                <w:szCs w:val="24"/>
              </w:rPr>
              <w:t xml:space="preserve">-choline infusion.  The </w:t>
            </w:r>
            <w:r w:rsidR="00DC7231">
              <w:rPr>
                <w:rFonts w:ascii="Times New Roman" w:eastAsia="Arial" w:hAnsi="Times New Roman" w:cs="Times New Roman"/>
                <w:color w:val="000000"/>
                <w:sz w:val="24"/>
                <w:szCs w:val="24"/>
              </w:rPr>
              <w:t>E</w:t>
            </w:r>
            <w:r w:rsidR="00DC7231" w:rsidRPr="00F318E6">
              <w:rPr>
                <w:rFonts w:ascii="Times New Roman" w:eastAsia="Arial" w:hAnsi="Times New Roman" w:cs="Times New Roman"/>
                <w:color w:val="000000"/>
                <w:sz w:val="24"/>
                <w:szCs w:val="24"/>
              </w:rPr>
              <w:t xml:space="preserve">TA samples </w:t>
            </w:r>
            <w:r w:rsidR="00DC7231">
              <w:rPr>
                <w:rFonts w:ascii="Times New Roman" w:eastAsia="Arial" w:hAnsi="Times New Roman" w:cs="Times New Roman"/>
                <w:color w:val="000000"/>
                <w:sz w:val="24"/>
                <w:szCs w:val="24"/>
              </w:rPr>
              <w:t xml:space="preserve">were </w:t>
            </w:r>
            <w:r w:rsidR="00DC7231" w:rsidRPr="00127512">
              <w:rPr>
                <w:rFonts w:ascii="Times New Roman" w:eastAsia="Arial" w:hAnsi="Times New Roman" w:cs="Times New Roman"/>
                <w:color w:val="000000"/>
                <w:sz w:val="24"/>
                <w:szCs w:val="24"/>
              </w:rPr>
              <w:t xml:space="preserve">collected by blind suctioning by an endotracheal suction catheter introduced through a port into the endotracheal tube.  </w:t>
            </w:r>
            <w:r w:rsidR="00127512">
              <w:rPr>
                <w:rFonts w:ascii="Times New Roman" w:hAnsi="Times New Roman" w:cs="Times New Roman"/>
                <w:color w:val="000000"/>
                <w:sz w:val="24"/>
                <w:szCs w:val="24"/>
              </w:rPr>
              <w:t>B</w:t>
            </w:r>
            <w:r w:rsidR="00127512" w:rsidRPr="00683A12">
              <w:rPr>
                <w:rFonts w:ascii="Times New Roman" w:hAnsi="Times New Roman" w:cs="Times New Roman"/>
                <w:color w:val="000000"/>
                <w:sz w:val="24"/>
                <w:szCs w:val="24"/>
              </w:rPr>
              <w:t>lood samples collected from the study participant were subjected to centrifugation at 1200xg for 10 min</w:t>
            </w:r>
            <w:r w:rsidR="00127512">
              <w:rPr>
                <w:rFonts w:ascii="Times New Roman" w:hAnsi="Times New Roman" w:cs="Times New Roman"/>
                <w:color w:val="000000"/>
                <w:sz w:val="24"/>
                <w:szCs w:val="24"/>
              </w:rPr>
              <w:t xml:space="preserve"> and </w:t>
            </w:r>
            <w:r w:rsidR="00127512" w:rsidRPr="00683A12">
              <w:rPr>
                <w:rFonts w:ascii="Times New Roman" w:hAnsi="Times New Roman" w:cs="Times New Roman"/>
                <w:color w:val="000000"/>
                <w:sz w:val="24"/>
                <w:szCs w:val="24"/>
              </w:rPr>
              <w:t xml:space="preserve">plasma was aliquoted </w:t>
            </w:r>
            <w:r w:rsidR="00127512">
              <w:rPr>
                <w:rFonts w:ascii="Times New Roman" w:hAnsi="Times New Roman" w:cs="Times New Roman"/>
                <w:color w:val="000000"/>
                <w:sz w:val="24"/>
                <w:szCs w:val="24"/>
              </w:rPr>
              <w:t>and</w:t>
            </w:r>
            <w:r w:rsidR="00127512" w:rsidRPr="00683A12">
              <w:rPr>
                <w:rFonts w:ascii="Times New Roman" w:hAnsi="Times New Roman" w:cs="Times New Roman"/>
                <w:color w:val="000000"/>
                <w:sz w:val="24"/>
                <w:szCs w:val="24"/>
              </w:rPr>
              <w:t xml:space="preserve"> frozen at</w:t>
            </w:r>
            <w:r w:rsidR="00127512">
              <w:rPr>
                <w:rFonts w:ascii="Times New Roman" w:hAnsi="Times New Roman" w:cs="Times New Roman"/>
                <w:color w:val="000000"/>
                <w:sz w:val="24"/>
                <w:szCs w:val="24"/>
              </w:rPr>
              <w:t xml:space="preserve"> -</w:t>
            </w:r>
            <w:r w:rsidR="00127512" w:rsidRPr="00683A12">
              <w:rPr>
                <w:rFonts w:ascii="Times New Roman" w:hAnsi="Times New Roman" w:cs="Times New Roman"/>
                <w:color w:val="000000"/>
                <w:sz w:val="24"/>
                <w:szCs w:val="24"/>
              </w:rPr>
              <w:t>80</w:t>
            </w:r>
            <w:r w:rsidR="00127512" w:rsidRPr="00683A12">
              <w:rPr>
                <w:rFonts w:ascii="Times New Roman" w:hAnsi="Times New Roman" w:cs="Times New Roman"/>
                <w:color w:val="000000"/>
                <w:sz w:val="24"/>
                <w:szCs w:val="24"/>
                <w:vertAlign w:val="superscript"/>
              </w:rPr>
              <w:t>0</w:t>
            </w:r>
            <w:r w:rsidR="00127512" w:rsidRPr="00683A12">
              <w:rPr>
                <w:rFonts w:ascii="Times New Roman" w:hAnsi="Times New Roman" w:cs="Times New Roman"/>
                <w:color w:val="000000"/>
                <w:sz w:val="24"/>
                <w:szCs w:val="24"/>
              </w:rPr>
              <w:t xml:space="preserve">C. </w:t>
            </w:r>
            <w:r w:rsidR="00DC7231" w:rsidRPr="00127512">
              <w:rPr>
                <w:rFonts w:ascii="Times New Roman" w:eastAsia="Arial" w:hAnsi="Times New Roman" w:cs="Times New Roman"/>
                <w:color w:val="000000"/>
                <w:sz w:val="24"/>
                <w:szCs w:val="24"/>
              </w:rPr>
              <w:t>ETA samples will be taken into pre-labelled tissue culture (Falcon) tubes and stored at +4</w:t>
            </w:r>
            <w:r w:rsidR="00DC7231" w:rsidRPr="00127512">
              <w:rPr>
                <w:rFonts w:ascii="Times New Roman" w:eastAsia="Arial" w:hAnsi="Times New Roman" w:cs="Times New Roman"/>
                <w:color w:val="000000"/>
                <w:sz w:val="24"/>
                <w:szCs w:val="24"/>
                <w:vertAlign w:val="superscript"/>
              </w:rPr>
              <w:t>o</w:t>
            </w:r>
            <w:r w:rsidR="00DC7231" w:rsidRPr="00127512">
              <w:rPr>
                <w:rFonts w:ascii="Times New Roman" w:eastAsia="Arial" w:hAnsi="Times New Roman" w:cs="Times New Roman"/>
                <w:color w:val="000000"/>
                <w:sz w:val="24"/>
                <w:szCs w:val="24"/>
              </w:rPr>
              <w:t>C in the ICU sample fridge until transfer to the laboratory for processing.</w:t>
            </w:r>
            <w:r w:rsidR="00DC7231" w:rsidRPr="00F318E6">
              <w:rPr>
                <w:rFonts w:ascii="Times New Roman" w:eastAsia="Arial" w:hAnsi="Times New Roman" w:cs="Times New Roman"/>
                <w:color w:val="000000"/>
                <w:sz w:val="24"/>
                <w:szCs w:val="24"/>
              </w:rPr>
              <w:t xml:space="preserve"> </w:t>
            </w:r>
          </w:p>
          <w:p w14:paraId="3630ED5F" w14:textId="75DB4F47" w:rsidR="00025452" w:rsidRDefault="00A52DC8" w:rsidP="00674EE1">
            <w:pPr>
              <w:pBdr>
                <w:top w:val="nil"/>
                <w:left w:val="nil"/>
                <w:bottom w:val="nil"/>
                <w:right w:val="nil"/>
                <w:between w:val="nil"/>
              </w:pBdr>
              <w:tabs>
                <w:tab w:val="left" w:pos="709"/>
                <w:tab w:val="left" w:pos="1800"/>
                <w:tab w:val="left" w:pos="2520"/>
                <w:tab w:val="left" w:pos="3240"/>
                <w:tab w:val="left" w:pos="3960"/>
                <w:tab w:val="left" w:pos="4680"/>
                <w:tab w:val="left" w:pos="5400"/>
                <w:tab w:val="left" w:pos="6120"/>
                <w:tab w:val="left" w:pos="6840"/>
                <w:tab w:val="left" w:pos="7560"/>
                <w:tab w:val="left" w:pos="8280"/>
                <w:tab w:val="left" w:pos="9000"/>
                <w:tab w:val="left" w:pos="426"/>
              </w:tabs>
              <w:spacing w:line="480" w:lineRule="auto"/>
              <w:jc w:val="center"/>
              <w:rPr>
                <w:rFonts w:ascii="Times New Roman" w:eastAsia="Arial" w:hAnsi="Times New Roman" w:cs="Times New Roman"/>
                <w:color w:val="000000"/>
                <w:sz w:val="24"/>
                <w:szCs w:val="24"/>
              </w:rPr>
            </w:pPr>
            <w:r w:rsidRPr="00A52DC8">
              <w:rPr>
                <w:rFonts w:ascii="Times New Roman" w:eastAsia="Arial" w:hAnsi="Times New Roman" w:cs="Times New Roman"/>
                <w:noProof/>
                <w:color w:val="000000"/>
                <w:sz w:val="24"/>
                <w:szCs w:val="24"/>
              </w:rPr>
              <w:drawing>
                <wp:inline distT="0" distB="0" distL="0" distR="0" wp14:anchorId="0C17A2DE" wp14:editId="5F61E9A4">
                  <wp:extent cx="2985033" cy="2437169"/>
                  <wp:effectExtent l="0" t="0" r="0" b="1270"/>
                  <wp:docPr id="36181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19509" name=""/>
                          <pic:cNvPicPr/>
                        </pic:nvPicPr>
                        <pic:blipFill rotWithShape="1">
                          <a:blip r:embed="rId11"/>
                          <a:srcRect l="17103" t="10156" r="29594" b="27672"/>
                          <a:stretch>
                            <a:fillRect/>
                          </a:stretch>
                        </pic:blipFill>
                        <pic:spPr bwMode="auto">
                          <a:xfrm>
                            <a:off x="0" y="0"/>
                            <a:ext cx="2986329" cy="2438227"/>
                          </a:xfrm>
                          <a:prstGeom prst="rect">
                            <a:avLst/>
                          </a:prstGeom>
                          <a:ln>
                            <a:noFill/>
                          </a:ln>
                          <a:extLst>
                            <a:ext uri="{53640926-AAD7-44D8-BBD7-CCE9431645EC}">
                              <a14:shadowObscured xmlns:a14="http://schemas.microsoft.com/office/drawing/2010/main"/>
                            </a:ext>
                          </a:extLst>
                        </pic:spPr>
                      </pic:pic>
                    </a:graphicData>
                  </a:graphic>
                </wp:inline>
              </w:drawing>
            </w:r>
          </w:p>
          <w:p w14:paraId="2237F8CE" w14:textId="25DFB5E2" w:rsidR="00A52DC8" w:rsidRPr="00F318E6" w:rsidRDefault="00A52DC8" w:rsidP="00DC7231">
            <w:pPr>
              <w:pBdr>
                <w:top w:val="nil"/>
                <w:left w:val="nil"/>
                <w:bottom w:val="nil"/>
                <w:right w:val="nil"/>
                <w:between w:val="nil"/>
              </w:pBdr>
              <w:tabs>
                <w:tab w:val="left" w:pos="709"/>
                <w:tab w:val="left" w:pos="1800"/>
                <w:tab w:val="left" w:pos="2520"/>
                <w:tab w:val="left" w:pos="3240"/>
                <w:tab w:val="left" w:pos="3960"/>
                <w:tab w:val="left" w:pos="4680"/>
                <w:tab w:val="left" w:pos="5400"/>
                <w:tab w:val="left" w:pos="6120"/>
                <w:tab w:val="left" w:pos="6840"/>
                <w:tab w:val="left" w:pos="7560"/>
                <w:tab w:val="left" w:pos="8280"/>
                <w:tab w:val="left" w:pos="9000"/>
                <w:tab w:val="left" w:pos="426"/>
              </w:tabs>
              <w:spacing w:line="480" w:lineRule="auto"/>
              <w:jc w:val="both"/>
              <w:rPr>
                <w:rFonts w:ascii="Times New Roman" w:eastAsia="Arial" w:hAnsi="Times New Roman" w:cs="Times New Roman"/>
                <w:color w:val="000000"/>
                <w:sz w:val="24"/>
                <w:szCs w:val="24"/>
              </w:rPr>
            </w:pPr>
            <w:r w:rsidRPr="00794F85">
              <w:rPr>
                <w:rFonts w:ascii="Times New Roman" w:eastAsia="Arial" w:hAnsi="Times New Roman" w:cs="Times New Roman"/>
                <w:b/>
                <w:bCs/>
                <w:color w:val="000000"/>
                <w:sz w:val="24"/>
                <w:szCs w:val="24"/>
              </w:rPr>
              <w:t xml:space="preserve">Figure </w:t>
            </w:r>
            <w:r w:rsidR="00794F85" w:rsidRPr="00794F85">
              <w:rPr>
                <w:rFonts w:ascii="Times New Roman" w:eastAsia="Arial" w:hAnsi="Times New Roman" w:cs="Times New Roman"/>
                <w:b/>
                <w:bCs/>
                <w:color w:val="000000"/>
                <w:sz w:val="24"/>
                <w:szCs w:val="24"/>
              </w:rPr>
              <w:t>2</w:t>
            </w:r>
            <w:r w:rsidRPr="00794F85">
              <w:rPr>
                <w:rFonts w:ascii="Times New Roman" w:eastAsia="Arial" w:hAnsi="Times New Roman" w:cs="Times New Roman"/>
                <w:b/>
                <w:bCs/>
                <w:color w:val="000000"/>
                <w:sz w:val="24"/>
                <w:szCs w:val="24"/>
              </w:rPr>
              <w:t>:</w:t>
            </w:r>
            <w:r>
              <w:rPr>
                <w:rFonts w:ascii="Times New Roman" w:eastAsia="Arial" w:hAnsi="Times New Roman" w:cs="Times New Roman"/>
                <w:color w:val="000000"/>
                <w:sz w:val="24"/>
                <w:szCs w:val="24"/>
              </w:rPr>
              <w:t xml:space="preserve"> Study flow chart</w:t>
            </w:r>
            <w:r w:rsidR="00794F85">
              <w:rPr>
                <w:rFonts w:ascii="Times New Roman" w:eastAsia="Arial" w:hAnsi="Times New Roman" w:cs="Times New Roman"/>
                <w:color w:val="000000"/>
                <w:sz w:val="24"/>
                <w:szCs w:val="24"/>
              </w:rPr>
              <w:t xml:space="preserve"> and sampling schedule. </w:t>
            </w:r>
          </w:p>
          <w:p w14:paraId="5C82435C" w14:textId="192D6614" w:rsidR="008A3895" w:rsidRPr="00387E29" w:rsidRDefault="00383E49" w:rsidP="00266AEF">
            <w:pPr>
              <w:pStyle w:val="Heading2"/>
              <w:rPr>
                <w:color w:val="000000" w:themeColor="text1"/>
              </w:rPr>
            </w:pPr>
            <w:r w:rsidRPr="00387E29">
              <w:rPr>
                <w:color w:val="000000" w:themeColor="text1"/>
              </w:rPr>
              <w:t>Sample analysis</w:t>
            </w:r>
          </w:p>
          <w:p w14:paraId="60832107" w14:textId="0AA0129E" w:rsidR="00383E49" w:rsidRPr="00674EE1" w:rsidRDefault="00083B09" w:rsidP="00674EE1">
            <w:pPr>
              <w:pStyle w:val="Heading3"/>
              <w:rPr>
                <w:color w:val="000000" w:themeColor="text1"/>
              </w:rPr>
            </w:pPr>
            <w:r w:rsidRPr="00674EE1">
              <w:rPr>
                <w:color w:val="000000" w:themeColor="text1"/>
              </w:rPr>
              <w:t>Tracheal aspirate s</w:t>
            </w:r>
            <w:r w:rsidR="00383E49" w:rsidRPr="00674EE1">
              <w:rPr>
                <w:color w:val="000000" w:themeColor="text1"/>
              </w:rPr>
              <w:t xml:space="preserve">urfactant lipid composition and dynamic turnover </w:t>
            </w:r>
          </w:p>
          <w:p w14:paraId="42AEC2F0" w14:textId="7780AAC1" w:rsidR="006F704E" w:rsidRPr="00A632FF" w:rsidRDefault="006F704E" w:rsidP="00A632FF">
            <w:pPr>
              <w:pStyle w:val="Heading4"/>
              <w:rPr>
                <w:color w:val="auto"/>
              </w:rPr>
            </w:pPr>
            <w:r w:rsidRPr="00A632FF">
              <w:rPr>
                <w:color w:val="auto"/>
              </w:rPr>
              <w:t>Phospholipid Extraction</w:t>
            </w:r>
          </w:p>
          <w:p w14:paraId="21895F6D" w14:textId="435ECA74" w:rsidR="00DB25BB" w:rsidRPr="002676D7" w:rsidRDefault="006F704E" w:rsidP="002676D7">
            <w:pPr>
              <w:spacing w:line="480" w:lineRule="auto"/>
              <w:jc w:val="both"/>
              <w:rPr>
                <w:rFonts w:ascii="Times New Roman" w:hAnsi="Times New Roman" w:cs="Times New Roman"/>
                <w:sz w:val="24"/>
                <w:szCs w:val="24"/>
              </w:rPr>
            </w:pPr>
            <w:r w:rsidRPr="00A632FF">
              <w:rPr>
                <w:rFonts w:ascii="Times New Roman" w:hAnsi="Times New Roman" w:cs="Times New Roman"/>
                <w:sz w:val="24"/>
                <w:szCs w:val="24"/>
              </w:rPr>
              <w:t>Total lipids from TA samples were extracted using the Bligh and Dyer protocol</w:t>
            </w:r>
            <w:r w:rsidR="003A20EF" w:rsidRPr="003A20EF">
              <w:rPr>
                <w:rFonts w:ascii="Times New Roman" w:hAnsi="Times New Roman" w:cs="Times New Roman"/>
                <w:sz w:val="24"/>
                <w:szCs w:val="24"/>
                <w:vertAlign w:val="superscript"/>
              </w:rPr>
              <w:t>11</w:t>
            </w:r>
            <w:r w:rsidRPr="00A632FF">
              <w:rPr>
                <w:rFonts w:ascii="Times New Roman" w:hAnsi="Times New Roman" w:cs="Times New Roman"/>
                <w:sz w:val="24"/>
                <w:szCs w:val="24"/>
              </w:rPr>
              <w:t xml:space="preserve">. Samples were thawed at room temperature and, when necessary, their volume was adjusted to 800 µL </w:t>
            </w:r>
            <w:r w:rsidRPr="00A632FF">
              <w:rPr>
                <w:rFonts w:ascii="Times New Roman" w:hAnsi="Times New Roman" w:cs="Times New Roman"/>
                <w:sz w:val="24"/>
                <w:szCs w:val="24"/>
              </w:rPr>
              <w:lastRenderedPageBreak/>
              <w:t xml:space="preserve">using 0.9% saline. An internal standard consisting of 10 µL SPLASH® LIPIDOMIX® (Avanti Polar Lipids, USA) was added to each sample to allow phospholipid quantification. In addition, 10 µL BHT solution was added as an antioxidant. Samples were vortex-mixed, and lipid extraction was performed using a Freedom EVO 100 robotic liquid-handling system (Tecan, Theale, UK), processing batches of 24 samples. The extraction program added 2 mL methanol, 2 mL dichloromethane (DCM), and 1 mL distilled water to each tube. After thorough mixing, a biphasic system formed, with phospholipids partitioning into the lower </w:t>
            </w:r>
            <w:r w:rsidRPr="00674EE1">
              <w:rPr>
                <w:rFonts w:ascii="Times New Roman" w:hAnsi="Times New Roman" w:cs="Times New Roman"/>
                <w:sz w:val="24"/>
                <w:szCs w:val="24"/>
              </w:rPr>
              <w:t xml:space="preserve">DCM layer. Samples were centrifuged at 1500 rpm, 20 °C for 10 minutes, and the robotic system removed the lower lipid phase. The collected lipid extracts were dried under a stream of warmed nitrogen using an </w:t>
            </w:r>
            <w:proofErr w:type="spellStart"/>
            <w:r w:rsidRPr="00674EE1">
              <w:rPr>
                <w:rFonts w:ascii="Times New Roman" w:hAnsi="Times New Roman" w:cs="Times New Roman"/>
                <w:sz w:val="24"/>
                <w:szCs w:val="24"/>
              </w:rPr>
              <w:t>Ultravap</w:t>
            </w:r>
            <w:proofErr w:type="spellEnd"/>
            <w:r w:rsidRPr="00674EE1">
              <w:rPr>
                <w:rFonts w:ascii="Times New Roman" w:hAnsi="Times New Roman" w:cs="Times New Roman"/>
                <w:sz w:val="24"/>
                <w:szCs w:val="24"/>
              </w:rPr>
              <w:t xml:space="preserve"> evaporator (</w:t>
            </w:r>
            <w:proofErr w:type="spellStart"/>
            <w:r w:rsidRPr="00674EE1">
              <w:rPr>
                <w:rFonts w:ascii="Times New Roman" w:hAnsi="Times New Roman" w:cs="Times New Roman"/>
                <w:sz w:val="24"/>
                <w:szCs w:val="24"/>
              </w:rPr>
              <w:t>Porvair</w:t>
            </w:r>
            <w:proofErr w:type="spellEnd"/>
            <w:r w:rsidRPr="00674EE1">
              <w:rPr>
                <w:rFonts w:ascii="Times New Roman" w:hAnsi="Times New Roman" w:cs="Times New Roman"/>
                <w:sz w:val="24"/>
                <w:szCs w:val="24"/>
              </w:rPr>
              <w:t>, Norfolk, UK) for 40 minutes. Dried extracts were stored at –20 °C until analysis.</w:t>
            </w:r>
          </w:p>
          <w:p w14:paraId="2B0A3466" w14:textId="15636794" w:rsidR="006F704E" w:rsidRPr="00A632FF" w:rsidRDefault="006F704E" w:rsidP="00674EE1">
            <w:pPr>
              <w:pStyle w:val="Heading4"/>
            </w:pPr>
            <w:r w:rsidRPr="00A632FF">
              <w:rPr>
                <w:color w:val="auto"/>
              </w:rPr>
              <w:t>ESI-MS/MS Analysis</w:t>
            </w:r>
            <w:r w:rsidR="00A632FF" w:rsidRPr="00A632FF">
              <w:rPr>
                <w:color w:val="auto"/>
              </w:rPr>
              <w:t xml:space="preserve"> of surfactant phospholipids </w:t>
            </w:r>
          </w:p>
          <w:p w14:paraId="6811A1D3" w14:textId="6206AA95" w:rsidR="00A632FF" w:rsidRPr="00C03471" w:rsidRDefault="006F704E" w:rsidP="00A632FF">
            <w:pPr>
              <w:spacing w:line="480" w:lineRule="auto"/>
              <w:jc w:val="both"/>
              <w:rPr>
                <w:rFonts w:ascii="Times New Roman" w:hAnsi="Times New Roman" w:cs="Times New Roman"/>
                <w:sz w:val="24"/>
                <w:szCs w:val="24"/>
              </w:rPr>
            </w:pPr>
            <w:r w:rsidRPr="00674EE1">
              <w:rPr>
                <w:rFonts w:ascii="Times New Roman" w:hAnsi="Times New Roman" w:cs="Times New Roman"/>
                <w:sz w:val="24"/>
                <w:szCs w:val="24"/>
              </w:rPr>
              <w:t xml:space="preserve">Dried lipid extracts were re-suspended in in 350µl 66% methanol, 30% DCM, 3% H20 and 1% concentrated ammonia solution (NH4OH) and injected directly into the electrospray ionisation interface of a XEVO-TQS mass spectrometer (Waters Corporation, UK, ESI-MS/MS) at 10µl/min. MS/MS precursor ion scans identified unlabelled phosphatidylcholine (PC), lysophosphatidylcholine (LPC) and sphingomyelin (SM) (m/z 184+), phosphatidylglycerol (PG) (m/z 153-), phosphatidylinositol (PI) (m/z 241-) and </w:t>
            </w:r>
            <w:r w:rsidRPr="003A20EF">
              <w:rPr>
                <w:rFonts w:ascii="Times New Roman" w:hAnsi="Times New Roman" w:cs="Times New Roman"/>
                <w:i/>
                <w:iCs/>
                <w:sz w:val="24"/>
                <w:szCs w:val="24"/>
              </w:rPr>
              <w:t>methyl</w:t>
            </w:r>
            <w:r w:rsidRPr="00674EE1">
              <w:rPr>
                <w:rFonts w:ascii="Times New Roman" w:hAnsi="Times New Roman" w:cs="Times New Roman"/>
                <w:sz w:val="24"/>
                <w:szCs w:val="24"/>
              </w:rPr>
              <w:t>-D9 labelled PC, LPC and SM (m/z 193+). Neutral loss scans identified phosphatidylinositol (PE) (m/z 141+) and phosphatidylserine (m/z 87-)</w:t>
            </w:r>
            <w:r w:rsidR="00A632FF">
              <w:t xml:space="preserve">. </w:t>
            </w:r>
            <w:r w:rsidR="00A632FF" w:rsidRPr="00C03471">
              <w:rPr>
                <w:rFonts w:ascii="Times New Roman" w:hAnsi="Times New Roman" w:cs="Times New Roman"/>
                <w:sz w:val="24"/>
                <w:szCs w:val="24"/>
              </w:rPr>
              <w:t xml:space="preserve">Mass spectrometry data exported from </w:t>
            </w:r>
            <w:proofErr w:type="spellStart"/>
            <w:r w:rsidR="00A632FF" w:rsidRPr="00C03471">
              <w:rPr>
                <w:rFonts w:ascii="Times New Roman" w:hAnsi="Times New Roman" w:cs="Times New Roman"/>
                <w:sz w:val="24"/>
                <w:szCs w:val="24"/>
              </w:rPr>
              <w:t>MassLynx</w:t>
            </w:r>
            <w:proofErr w:type="spellEnd"/>
            <w:r w:rsidR="00A632FF" w:rsidRPr="00C03471">
              <w:rPr>
                <w:rFonts w:ascii="Times New Roman" w:hAnsi="Times New Roman" w:cs="Times New Roman"/>
                <w:sz w:val="24"/>
                <w:szCs w:val="24"/>
              </w:rPr>
              <w:t xml:space="preserve"> 4.1 (Waters Corporation, UK) was processed by an in-house programme. Initially, MS spectra were smoothed, baseline subtracted and exported to individual Excel files. These files were then imported into the macro program and corrected for </w:t>
            </w:r>
            <w:r w:rsidR="00A632FF" w:rsidRPr="00C03471">
              <w:rPr>
                <w:rFonts w:ascii="Times New Roman" w:hAnsi="Times New Roman" w:cs="Times New Roman"/>
                <w:sz w:val="24"/>
                <w:szCs w:val="24"/>
                <w:vertAlign w:val="superscript"/>
              </w:rPr>
              <w:t>12</w:t>
            </w:r>
            <w:r w:rsidR="00A632FF" w:rsidRPr="00C03471">
              <w:rPr>
                <w:rFonts w:ascii="Times New Roman" w:hAnsi="Times New Roman" w:cs="Times New Roman"/>
                <w:sz w:val="24"/>
                <w:szCs w:val="24"/>
              </w:rPr>
              <w:t xml:space="preserve">C or </w:t>
            </w:r>
            <w:r w:rsidR="00A632FF" w:rsidRPr="00C03471">
              <w:rPr>
                <w:rFonts w:ascii="Times New Roman" w:hAnsi="Times New Roman" w:cs="Times New Roman"/>
                <w:sz w:val="24"/>
                <w:szCs w:val="24"/>
                <w:vertAlign w:val="superscript"/>
              </w:rPr>
              <w:t>13</w:t>
            </w:r>
            <w:r w:rsidR="00A632FF" w:rsidRPr="00C03471">
              <w:rPr>
                <w:rFonts w:ascii="Times New Roman" w:hAnsi="Times New Roman" w:cs="Times New Roman"/>
                <w:sz w:val="24"/>
                <w:szCs w:val="24"/>
              </w:rPr>
              <w:t xml:space="preserve">C isotopic effects. </w:t>
            </w:r>
          </w:p>
          <w:p w14:paraId="06635462" w14:textId="5865176B" w:rsidR="00014691" w:rsidRPr="002676D7" w:rsidRDefault="00383E49" w:rsidP="002676D7">
            <w:pPr>
              <w:pStyle w:val="Heading4"/>
              <w:rPr>
                <w:color w:val="auto"/>
              </w:rPr>
            </w:pPr>
            <w:r w:rsidRPr="002676D7">
              <w:rPr>
                <w:color w:val="auto"/>
              </w:rPr>
              <w:t xml:space="preserve">Quantification of </w:t>
            </w:r>
            <w:r w:rsidR="00C778BE" w:rsidRPr="002676D7">
              <w:rPr>
                <w:color w:val="auto"/>
              </w:rPr>
              <w:t xml:space="preserve">systemic </w:t>
            </w:r>
            <w:r w:rsidR="006C6655" w:rsidRPr="002676D7">
              <w:rPr>
                <w:color w:val="auto"/>
              </w:rPr>
              <w:t>r</w:t>
            </w:r>
            <w:r w:rsidRPr="002676D7">
              <w:rPr>
                <w:color w:val="auto"/>
              </w:rPr>
              <w:t xml:space="preserve">edox </w:t>
            </w:r>
            <w:r w:rsidR="006C6655" w:rsidRPr="002676D7">
              <w:rPr>
                <w:color w:val="auto"/>
              </w:rPr>
              <w:t>markers</w:t>
            </w:r>
          </w:p>
          <w:p w14:paraId="306F68D3" w14:textId="65AF9E9A" w:rsidR="00127512" w:rsidRPr="00387E29" w:rsidRDefault="00CC3FC2" w:rsidP="00674EE1">
            <w:pPr>
              <w:spacing w:line="480" w:lineRule="auto"/>
              <w:jc w:val="both"/>
              <w:rPr>
                <w:rFonts w:ascii="Times New Roman" w:hAnsi="Times New Roman" w:cs="Times New Roman"/>
                <w:sz w:val="24"/>
                <w:szCs w:val="24"/>
              </w:rPr>
            </w:pPr>
            <w:r w:rsidRPr="00387E29">
              <w:rPr>
                <w:rFonts w:ascii="Times New Roman" w:hAnsi="Times New Roman" w:cs="Times New Roman"/>
                <w:sz w:val="24"/>
                <w:szCs w:val="24"/>
              </w:rPr>
              <w:lastRenderedPageBreak/>
              <w:t>Samples were analysed for the following redox markers: Total Free Thiols (TFT), Thiobarbituric Acid Reactive Substances (TBARS), Ferric Reducing Ability of Plasma (FRAP), nitroso species (RXNO), nitrite and nitrate (NOx), thiol metabolome, sulfate, thiosulfate, and protein.</w:t>
            </w:r>
            <w:r w:rsidR="00127512" w:rsidRPr="00387E29">
              <w:rPr>
                <w:rFonts w:ascii="Times New Roman" w:hAnsi="Times New Roman" w:cs="Times New Roman"/>
                <w:sz w:val="24"/>
                <w:szCs w:val="24"/>
              </w:rPr>
              <w:t xml:space="preserve"> </w:t>
            </w:r>
            <w:r w:rsidRPr="00387E29">
              <w:rPr>
                <w:rFonts w:ascii="Times New Roman" w:hAnsi="Times New Roman" w:cs="Times New Roman"/>
                <w:sz w:val="24"/>
                <w:szCs w:val="24"/>
              </w:rPr>
              <w:t xml:space="preserve"> </w:t>
            </w:r>
            <w:r w:rsidR="00127512" w:rsidRPr="00387E29">
              <w:rPr>
                <w:rFonts w:ascii="Times New Roman" w:hAnsi="Times New Roman" w:cs="Times New Roman"/>
                <w:sz w:val="24"/>
                <w:szCs w:val="24"/>
              </w:rPr>
              <w:t>Nitrite (NO</w:t>
            </w:r>
            <w:r w:rsidR="00127512" w:rsidRPr="00387E29">
              <w:rPr>
                <w:rFonts w:ascii="Times New Roman" w:hAnsi="Times New Roman" w:cs="Times New Roman"/>
                <w:sz w:val="24"/>
                <w:szCs w:val="24"/>
                <w:vertAlign w:val="subscript"/>
              </w:rPr>
              <w:t>2</w:t>
            </w:r>
            <w:r w:rsidR="00127512" w:rsidRPr="00387E29">
              <w:rPr>
                <w:rFonts w:ascii="Times New Roman" w:hAnsi="Times New Roman" w:cs="Times New Roman"/>
                <w:sz w:val="24"/>
                <w:szCs w:val="24"/>
              </w:rPr>
              <w:t>) and nitrate (NO</w:t>
            </w:r>
            <w:r w:rsidR="00127512" w:rsidRPr="00387E29">
              <w:rPr>
                <w:rFonts w:ascii="Times New Roman" w:hAnsi="Times New Roman" w:cs="Times New Roman"/>
                <w:sz w:val="24"/>
                <w:szCs w:val="24"/>
                <w:vertAlign w:val="subscript"/>
              </w:rPr>
              <w:t>3</w:t>
            </w:r>
            <w:r w:rsidR="00127512" w:rsidRPr="00387E29">
              <w:rPr>
                <w:rFonts w:ascii="Times New Roman" w:hAnsi="Times New Roman" w:cs="Times New Roman"/>
                <w:sz w:val="24"/>
                <w:szCs w:val="24"/>
                <w:vertAlign w:val="superscript"/>
              </w:rPr>
              <w:t>-</w:t>
            </w:r>
            <w:r w:rsidR="00127512" w:rsidRPr="00387E29">
              <w:rPr>
                <w:rFonts w:ascii="Times New Roman" w:hAnsi="Times New Roman" w:cs="Times New Roman"/>
                <w:sz w:val="24"/>
                <w:szCs w:val="24"/>
              </w:rPr>
              <w:t xml:space="preserve">) concentrations were quantified using a dedicated high-performance liquid chromatography system (ENO-30, </w:t>
            </w:r>
            <w:proofErr w:type="spellStart"/>
            <w:r w:rsidR="00127512" w:rsidRPr="00387E29">
              <w:rPr>
                <w:rFonts w:ascii="Times New Roman" w:hAnsi="Times New Roman" w:cs="Times New Roman"/>
                <w:sz w:val="24"/>
                <w:szCs w:val="24"/>
              </w:rPr>
              <w:t>Eicom</w:t>
            </w:r>
            <w:proofErr w:type="spellEnd"/>
            <w:r w:rsidR="00127512" w:rsidRPr="00387E29">
              <w:rPr>
                <w:rFonts w:ascii="Times New Roman" w:hAnsi="Times New Roman" w:cs="Times New Roman"/>
                <w:sz w:val="24"/>
                <w:szCs w:val="24"/>
              </w:rPr>
              <w:t>) as described elsewhere</w:t>
            </w:r>
            <w:r w:rsidR="002939F1" w:rsidRPr="002939F1">
              <w:rPr>
                <w:rFonts w:ascii="Times New Roman" w:hAnsi="Times New Roman" w:cs="Times New Roman"/>
                <w:sz w:val="24"/>
                <w:szCs w:val="24"/>
                <w:vertAlign w:val="superscript"/>
              </w:rPr>
              <w:t>12</w:t>
            </w:r>
            <w:r w:rsidR="00127512" w:rsidRPr="00387E29">
              <w:rPr>
                <w:rFonts w:ascii="Times New Roman" w:hAnsi="Times New Roman" w:cs="Times New Roman"/>
                <w:sz w:val="24"/>
                <w:szCs w:val="24"/>
              </w:rPr>
              <w:t xml:space="preserve">. Total nitroso species (RXNO) content was assessed by gas phase chemiluminescence detection of NO (CLD 88 </w:t>
            </w:r>
            <w:proofErr w:type="spellStart"/>
            <w:r w:rsidR="00127512" w:rsidRPr="00387E29">
              <w:rPr>
                <w:rFonts w:ascii="Times New Roman" w:hAnsi="Times New Roman" w:cs="Times New Roman"/>
                <w:sz w:val="24"/>
                <w:szCs w:val="24"/>
              </w:rPr>
              <w:t>sp</w:t>
            </w:r>
            <w:proofErr w:type="spellEnd"/>
            <w:r w:rsidR="00127512" w:rsidRPr="00387E29">
              <w:rPr>
                <w:rFonts w:ascii="Times New Roman" w:hAnsi="Times New Roman" w:cs="Times New Roman"/>
                <w:sz w:val="24"/>
                <w:szCs w:val="24"/>
              </w:rPr>
              <w:t>, ECO Medics) following removal of nitrite and reduction of plasma aliquots with acidic triiodide</w:t>
            </w:r>
            <w:r w:rsidR="002939F1" w:rsidRPr="002939F1">
              <w:rPr>
                <w:rFonts w:ascii="Times New Roman" w:hAnsi="Times New Roman" w:cs="Times New Roman"/>
                <w:sz w:val="24"/>
                <w:szCs w:val="24"/>
                <w:vertAlign w:val="superscript"/>
              </w:rPr>
              <w:t>13</w:t>
            </w:r>
            <w:r w:rsidR="00127512" w:rsidRPr="00387E29">
              <w:rPr>
                <w:rFonts w:ascii="Times New Roman" w:hAnsi="Times New Roman" w:cs="Times New Roman"/>
                <w:sz w:val="24"/>
                <w:szCs w:val="24"/>
              </w:rPr>
              <w:t xml:space="preserve"> Ultrahigh performance liquid chromatography tandem mass spectrometry (</w:t>
            </w:r>
            <w:proofErr w:type="spellStart"/>
            <w:r w:rsidR="00127512" w:rsidRPr="00387E29">
              <w:rPr>
                <w:rFonts w:ascii="Times New Roman" w:hAnsi="Times New Roman" w:cs="Times New Roman"/>
                <w:sz w:val="24"/>
                <w:szCs w:val="24"/>
              </w:rPr>
              <w:t>UPLC</w:t>
            </w:r>
            <w:proofErr w:type="spellEnd"/>
            <w:r w:rsidR="00127512" w:rsidRPr="00387E29">
              <w:rPr>
                <w:rFonts w:ascii="Times New Roman" w:hAnsi="Times New Roman" w:cs="Times New Roman"/>
                <w:sz w:val="24"/>
                <w:szCs w:val="24"/>
              </w:rPr>
              <w:t xml:space="preserve">-MS/MS, </w:t>
            </w:r>
            <w:proofErr w:type="spellStart"/>
            <w:r w:rsidR="00127512" w:rsidRPr="00387E29">
              <w:rPr>
                <w:rFonts w:ascii="Times New Roman" w:hAnsi="Times New Roman" w:cs="Times New Roman"/>
                <w:sz w:val="24"/>
                <w:szCs w:val="24"/>
              </w:rPr>
              <w:t>Aquity</w:t>
            </w:r>
            <w:proofErr w:type="spellEnd"/>
            <w:r w:rsidR="00127512" w:rsidRPr="00387E29">
              <w:rPr>
                <w:rFonts w:ascii="Times New Roman" w:hAnsi="Times New Roman" w:cs="Times New Roman"/>
                <w:sz w:val="24"/>
                <w:szCs w:val="24"/>
              </w:rPr>
              <w:t xml:space="preserve"> </w:t>
            </w:r>
            <w:proofErr w:type="spellStart"/>
            <w:r w:rsidR="00127512" w:rsidRPr="00387E29">
              <w:rPr>
                <w:rFonts w:ascii="Times New Roman" w:hAnsi="Times New Roman" w:cs="Times New Roman"/>
                <w:sz w:val="24"/>
                <w:szCs w:val="24"/>
              </w:rPr>
              <w:t>Xevo</w:t>
            </w:r>
            <w:proofErr w:type="spellEnd"/>
            <w:r w:rsidR="00127512" w:rsidRPr="00387E29">
              <w:rPr>
                <w:rFonts w:ascii="Times New Roman" w:hAnsi="Times New Roman" w:cs="Times New Roman"/>
                <w:sz w:val="24"/>
                <w:szCs w:val="24"/>
              </w:rPr>
              <w:t xml:space="preserve"> </w:t>
            </w:r>
            <w:proofErr w:type="spellStart"/>
            <w:r w:rsidR="00127512" w:rsidRPr="00387E29">
              <w:rPr>
                <w:rFonts w:ascii="Times New Roman" w:hAnsi="Times New Roman" w:cs="Times New Roman"/>
                <w:sz w:val="24"/>
                <w:szCs w:val="24"/>
              </w:rPr>
              <w:t>TQ</w:t>
            </w:r>
            <w:proofErr w:type="spellEnd"/>
            <w:r w:rsidR="00127512" w:rsidRPr="00387E29">
              <w:rPr>
                <w:rFonts w:ascii="Times New Roman" w:hAnsi="Times New Roman" w:cs="Times New Roman"/>
                <w:sz w:val="24"/>
                <w:szCs w:val="24"/>
              </w:rPr>
              <w:t>-S, Waters) was utilized to separate and quantify sulfide and free reduced and oxidized aminothiols including glutathione</w:t>
            </w:r>
            <w:r w:rsidR="002726A9" w:rsidRPr="00387E29">
              <w:rPr>
                <w:rFonts w:ascii="Times New Roman" w:hAnsi="Times New Roman" w:cs="Times New Roman"/>
                <w:sz w:val="24"/>
                <w:szCs w:val="24"/>
              </w:rPr>
              <w:t xml:space="preserve"> (GSH)</w:t>
            </w:r>
            <w:r w:rsidR="00127512" w:rsidRPr="00387E29">
              <w:rPr>
                <w:rFonts w:ascii="Times New Roman" w:hAnsi="Times New Roman" w:cs="Times New Roman"/>
                <w:sz w:val="24"/>
                <w:szCs w:val="24"/>
              </w:rPr>
              <w:t>, cysteine</w:t>
            </w:r>
            <w:r w:rsidR="002726A9" w:rsidRPr="00387E29">
              <w:rPr>
                <w:rFonts w:ascii="Times New Roman" w:hAnsi="Times New Roman" w:cs="Times New Roman"/>
                <w:sz w:val="24"/>
                <w:szCs w:val="24"/>
              </w:rPr>
              <w:t xml:space="preserve"> (</w:t>
            </w:r>
            <w:proofErr w:type="spellStart"/>
            <w:r w:rsidR="002726A9" w:rsidRPr="00387E29">
              <w:rPr>
                <w:rFonts w:ascii="Times New Roman" w:hAnsi="Times New Roman" w:cs="Times New Roman"/>
                <w:sz w:val="24"/>
                <w:szCs w:val="24"/>
              </w:rPr>
              <w:t>CyS</w:t>
            </w:r>
            <w:proofErr w:type="spellEnd"/>
            <w:r w:rsidR="002726A9" w:rsidRPr="00387E29">
              <w:rPr>
                <w:rFonts w:ascii="Times New Roman" w:hAnsi="Times New Roman" w:cs="Times New Roman"/>
                <w:sz w:val="24"/>
                <w:szCs w:val="24"/>
              </w:rPr>
              <w:t>)</w:t>
            </w:r>
            <w:r w:rsidR="00127512" w:rsidRPr="00387E29">
              <w:rPr>
                <w:rFonts w:ascii="Times New Roman" w:hAnsi="Times New Roman" w:cs="Times New Roman"/>
                <w:sz w:val="24"/>
                <w:szCs w:val="24"/>
              </w:rPr>
              <w:t xml:space="preserve"> and homocysteine</w:t>
            </w:r>
            <w:r w:rsidR="002726A9" w:rsidRPr="00387E29">
              <w:rPr>
                <w:rFonts w:ascii="Times New Roman" w:hAnsi="Times New Roman" w:cs="Times New Roman"/>
                <w:sz w:val="24"/>
                <w:szCs w:val="24"/>
              </w:rPr>
              <w:t xml:space="preserve"> (</w:t>
            </w:r>
            <w:proofErr w:type="spellStart"/>
            <w:r w:rsidR="002726A9" w:rsidRPr="00387E29">
              <w:rPr>
                <w:rFonts w:ascii="Times New Roman" w:hAnsi="Times New Roman" w:cs="Times New Roman"/>
                <w:sz w:val="24"/>
                <w:szCs w:val="24"/>
              </w:rPr>
              <w:t>Hcy</w:t>
            </w:r>
            <w:proofErr w:type="spellEnd"/>
            <w:r w:rsidR="002726A9" w:rsidRPr="00387E29">
              <w:rPr>
                <w:rFonts w:ascii="Times New Roman" w:hAnsi="Times New Roman" w:cs="Times New Roman"/>
                <w:sz w:val="24"/>
                <w:szCs w:val="24"/>
              </w:rPr>
              <w:t xml:space="preserve">) </w:t>
            </w:r>
            <w:r w:rsidR="00127512" w:rsidRPr="00387E29">
              <w:rPr>
                <w:rFonts w:ascii="Times New Roman" w:hAnsi="Times New Roman" w:cs="Times New Roman"/>
                <w:sz w:val="24"/>
                <w:szCs w:val="24"/>
              </w:rPr>
              <w:t>following derivatisation with N-ethylmaleimide. The levels of total thiols (comprising free reduced and oxidized as well as protein-bound forms) were determined following reaction with dithiothreitol. Details on incubation conditions, chromatography and mass spectrometry parameters were described by our group previously</w:t>
            </w:r>
            <w:r w:rsidR="002939F1" w:rsidRPr="002939F1">
              <w:rPr>
                <w:rFonts w:ascii="Times New Roman" w:hAnsi="Times New Roman" w:cs="Times New Roman"/>
                <w:sz w:val="24"/>
                <w:szCs w:val="24"/>
                <w:vertAlign w:val="superscript"/>
              </w:rPr>
              <w:t>14</w:t>
            </w:r>
            <w:r w:rsidR="00127512" w:rsidRPr="00387E29">
              <w:rPr>
                <w:rFonts w:ascii="Times New Roman" w:hAnsi="Times New Roman" w:cs="Times New Roman"/>
                <w:sz w:val="24"/>
                <w:szCs w:val="24"/>
              </w:rPr>
              <w:t xml:space="preserve">. </w:t>
            </w:r>
          </w:p>
          <w:p w14:paraId="3342E1BF" w14:textId="46F45B6B" w:rsidR="000A1E87" w:rsidRPr="00387E29" w:rsidRDefault="00127512" w:rsidP="000A1E87">
            <w:pPr>
              <w:pStyle w:val="NoSpacing"/>
              <w:spacing w:line="480" w:lineRule="auto"/>
              <w:jc w:val="both"/>
              <w:rPr>
                <w:rFonts w:ascii="Times New Roman" w:hAnsi="Times New Roman" w:cs="Times New Roman"/>
                <w:sz w:val="24"/>
                <w:szCs w:val="24"/>
              </w:rPr>
            </w:pPr>
            <w:r w:rsidRPr="00387E29">
              <w:rPr>
                <w:rFonts w:ascii="Times New Roman" w:hAnsi="Times New Roman" w:cs="Times New Roman"/>
                <w:sz w:val="24"/>
                <w:szCs w:val="24"/>
              </w:rPr>
              <w:t xml:space="preserve">Sulfate and thiosulfate concentrations were determined by ion chromatography mass spectroscopy (IC-MS; Dionex ICS-5000 with ISQ EC, </w:t>
            </w:r>
            <w:proofErr w:type="spellStart"/>
            <w:r w:rsidRPr="00387E29">
              <w:rPr>
                <w:rFonts w:ascii="Times New Roman" w:hAnsi="Times New Roman" w:cs="Times New Roman"/>
                <w:sz w:val="24"/>
                <w:szCs w:val="24"/>
              </w:rPr>
              <w:t>ThermoScientific</w:t>
            </w:r>
            <w:proofErr w:type="spellEnd"/>
            <w:r w:rsidRPr="00387E29">
              <w:rPr>
                <w:rFonts w:ascii="Times New Roman" w:hAnsi="Times New Roman" w:cs="Times New Roman"/>
                <w:sz w:val="24"/>
                <w:szCs w:val="24"/>
              </w:rPr>
              <w:t xml:space="preserve">). Sulfate and thiosulfate are identified using the appropriate mass/charge ratio (m/z 97.1 for sulfate and m/z 113.0 for thiosulfate) and retention time (3.67 min for sulfate and 5.07 min for thiosulfate) and quantified using external calibration standards. </w:t>
            </w:r>
            <w:r w:rsidR="000A1E87" w:rsidRPr="00387E29">
              <w:rPr>
                <w:rFonts w:ascii="Times New Roman" w:hAnsi="Times New Roman" w:cs="Times New Roman"/>
                <w:sz w:val="24"/>
                <w:szCs w:val="24"/>
              </w:rPr>
              <w:t xml:space="preserve"> The remaining markers (TFT, TBARS, FRAP and protein) were measured spectrophotometrically. TFT was determined using Ellman’s reagent</w:t>
            </w:r>
            <w:r w:rsidR="002939F1" w:rsidRPr="002939F1">
              <w:rPr>
                <w:rFonts w:ascii="Times New Roman" w:hAnsi="Times New Roman" w:cs="Times New Roman"/>
                <w:sz w:val="24"/>
                <w:szCs w:val="24"/>
                <w:vertAlign w:val="superscript"/>
              </w:rPr>
              <w:t>15</w:t>
            </w:r>
            <w:r w:rsidR="000A1E87" w:rsidRPr="00387E29">
              <w:rPr>
                <w:rFonts w:ascii="Times New Roman" w:hAnsi="Times New Roman" w:cs="Times New Roman"/>
                <w:sz w:val="24"/>
                <w:szCs w:val="24"/>
              </w:rPr>
              <w:t>. Detection of lipid oxidation was established by measuring the level of malondialdehyde (MDA) reacting with thiobarbituric acid</w:t>
            </w:r>
            <w:r w:rsidR="002939F1" w:rsidRPr="002939F1">
              <w:rPr>
                <w:rFonts w:ascii="Times New Roman" w:hAnsi="Times New Roman" w:cs="Times New Roman"/>
                <w:sz w:val="24"/>
                <w:szCs w:val="24"/>
                <w:vertAlign w:val="superscript"/>
              </w:rPr>
              <w:t>16</w:t>
            </w:r>
            <w:r w:rsidR="000A1E87" w:rsidRPr="00387E29">
              <w:rPr>
                <w:rFonts w:ascii="Times New Roman" w:hAnsi="Times New Roman" w:cs="Times New Roman"/>
                <w:sz w:val="24"/>
                <w:szCs w:val="24"/>
              </w:rPr>
              <w:t>. Antioxidant capacity of plasma was assessed by its ability to reduce ferric ions (Fe</w:t>
            </w:r>
            <w:r w:rsidR="000A1E87" w:rsidRPr="00387E29">
              <w:rPr>
                <w:rFonts w:ascii="Times New Roman" w:hAnsi="Times New Roman" w:cs="Times New Roman"/>
                <w:sz w:val="24"/>
                <w:szCs w:val="24"/>
                <w:vertAlign w:val="superscript"/>
              </w:rPr>
              <w:t>3+</w:t>
            </w:r>
            <w:r w:rsidR="000A1E87" w:rsidRPr="00387E29">
              <w:rPr>
                <w:rFonts w:ascii="Times New Roman" w:hAnsi="Times New Roman" w:cs="Times New Roman"/>
                <w:sz w:val="24"/>
                <w:szCs w:val="24"/>
              </w:rPr>
              <w:t>)</w:t>
            </w:r>
            <w:r w:rsidR="000A1E87" w:rsidRPr="00387E29">
              <w:rPr>
                <w:rFonts w:ascii="Times New Roman" w:hAnsi="Times New Roman" w:cs="Times New Roman"/>
                <w:sz w:val="24"/>
                <w:szCs w:val="24"/>
                <w:vertAlign w:val="superscript"/>
              </w:rPr>
              <w:t xml:space="preserve"> </w:t>
            </w:r>
            <w:r w:rsidR="000A1E87" w:rsidRPr="00387E29">
              <w:rPr>
                <w:rFonts w:ascii="Times New Roman" w:hAnsi="Times New Roman" w:cs="Times New Roman"/>
                <w:sz w:val="24"/>
                <w:szCs w:val="24"/>
              </w:rPr>
              <w:t xml:space="preserve">to </w:t>
            </w:r>
            <w:r w:rsidR="000A1E87" w:rsidRPr="00387E29">
              <w:rPr>
                <w:rFonts w:ascii="Times New Roman" w:hAnsi="Times New Roman" w:cs="Times New Roman"/>
                <w:sz w:val="24"/>
                <w:szCs w:val="24"/>
              </w:rPr>
              <w:lastRenderedPageBreak/>
              <w:t>ferrous ions (Fe</w:t>
            </w:r>
            <w:r w:rsidR="000A1E87" w:rsidRPr="00387E29">
              <w:rPr>
                <w:rFonts w:ascii="Times New Roman" w:hAnsi="Times New Roman" w:cs="Times New Roman"/>
                <w:sz w:val="24"/>
                <w:szCs w:val="24"/>
                <w:vertAlign w:val="superscript"/>
              </w:rPr>
              <w:t>2+</w:t>
            </w:r>
            <w:r w:rsidR="000A1E87" w:rsidRPr="00387E29">
              <w:rPr>
                <w:rFonts w:ascii="Times New Roman" w:hAnsi="Times New Roman" w:cs="Times New Roman"/>
                <w:sz w:val="24"/>
                <w:szCs w:val="24"/>
              </w:rPr>
              <w:t xml:space="preserve">) using assay conditions described </w:t>
            </w:r>
            <w:r w:rsidR="002939F1">
              <w:rPr>
                <w:rFonts w:ascii="Times New Roman" w:hAnsi="Times New Roman" w:cs="Times New Roman"/>
                <w:sz w:val="24"/>
                <w:szCs w:val="24"/>
              </w:rPr>
              <w:t>elsewhere</w:t>
            </w:r>
            <w:r w:rsidR="002939F1" w:rsidRPr="002939F1">
              <w:rPr>
                <w:rFonts w:ascii="Times New Roman" w:hAnsi="Times New Roman" w:cs="Times New Roman"/>
                <w:sz w:val="24"/>
                <w:szCs w:val="24"/>
                <w:vertAlign w:val="superscript"/>
              </w:rPr>
              <w:t>17</w:t>
            </w:r>
            <w:r w:rsidR="000A1E87" w:rsidRPr="00387E29">
              <w:rPr>
                <w:rFonts w:ascii="Times New Roman" w:hAnsi="Times New Roman" w:cs="Times New Roman"/>
                <w:sz w:val="24"/>
                <w:szCs w:val="24"/>
              </w:rPr>
              <w:t>. Plasma protein concentration was quantified using the Pierce Bradford Protein Assay Kit (</w:t>
            </w:r>
            <w:proofErr w:type="spellStart"/>
            <w:r w:rsidR="000A1E87" w:rsidRPr="00387E29">
              <w:rPr>
                <w:rFonts w:ascii="Times New Roman" w:hAnsi="Times New Roman" w:cs="Times New Roman"/>
                <w:sz w:val="24"/>
                <w:szCs w:val="24"/>
              </w:rPr>
              <w:t>ThermoFisherScientific</w:t>
            </w:r>
            <w:proofErr w:type="spellEnd"/>
            <w:r w:rsidR="000A1E87" w:rsidRPr="00387E29">
              <w:rPr>
                <w:rFonts w:ascii="Times New Roman" w:hAnsi="Times New Roman" w:cs="Times New Roman"/>
                <w:sz w:val="24"/>
                <w:szCs w:val="24"/>
              </w:rPr>
              <w:t>, s/n 23200).</w:t>
            </w:r>
          </w:p>
          <w:p w14:paraId="5472677F" w14:textId="63E0893B" w:rsidR="005D1AA9" w:rsidRPr="00387E29" w:rsidRDefault="00FA0BED" w:rsidP="00501E21">
            <w:pPr>
              <w:pStyle w:val="Heading2"/>
              <w:rPr>
                <w:color w:val="000000" w:themeColor="text1"/>
              </w:rPr>
            </w:pPr>
            <w:r w:rsidRPr="00387E29">
              <w:rPr>
                <w:color w:val="000000" w:themeColor="text1"/>
              </w:rPr>
              <w:t>Baseline data, p</w:t>
            </w:r>
            <w:r w:rsidR="005D1AA9" w:rsidRPr="00387E29">
              <w:rPr>
                <w:color w:val="000000" w:themeColor="text1"/>
              </w:rPr>
              <w:t xml:space="preserve">rimary and secondary outcomes </w:t>
            </w:r>
          </w:p>
          <w:p w14:paraId="4D947D9C" w14:textId="076A498C" w:rsidR="00501E21" w:rsidRDefault="00FA0BED" w:rsidP="00625F67">
            <w:pPr>
              <w:spacing w:line="480" w:lineRule="auto"/>
              <w:jc w:val="both"/>
            </w:pPr>
            <w:r w:rsidRPr="00501E21">
              <w:rPr>
                <w:rFonts w:ascii="Times New Roman" w:hAnsi="Times New Roman" w:cs="Times New Roman"/>
                <w:sz w:val="24"/>
                <w:szCs w:val="24"/>
              </w:rPr>
              <w:t>The baseline clinical data included standard demographics including age, gender, BMI, comorbidities, APACHE II</w:t>
            </w:r>
            <w:r w:rsidR="006E2B22">
              <w:rPr>
                <w:rFonts w:ascii="Times New Roman" w:hAnsi="Times New Roman" w:cs="Times New Roman"/>
                <w:sz w:val="24"/>
                <w:szCs w:val="24"/>
              </w:rPr>
              <w:t xml:space="preserve"> score and </w:t>
            </w:r>
            <w:r w:rsidRPr="00501E21">
              <w:rPr>
                <w:rFonts w:ascii="Times New Roman" w:hAnsi="Times New Roman" w:cs="Times New Roman"/>
                <w:sz w:val="24"/>
                <w:szCs w:val="24"/>
              </w:rPr>
              <w:t xml:space="preserve">SOFA scores.  The primary outcomes in the comparison </w:t>
            </w:r>
            <w:r w:rsidR="00501E21" w:rsidRPr="00501E21">
              <w:rPr>
                <w:rFonts w:ascii="Times New Roman" w:hAnsi="Times New Roman" w:cs="Times New Roman"/>
                <w:sz w:val="24"/>
                <w:szCs w:val="24"/>
              </w:rPr>
              <w:t>of PC32:0</w:t>
            </w:r>
            <w:r w:rsidRPr="00501E21">
              <w:rPr>
                <w:rFonts w:ascii="Times New Roman" w:hAnsi="Times New Roman" w:cs="Times New Roman"/>
                <w:sz w:val="24"/>
                <w:szCs w:val="24"/>
              </w:rPr>
              <w:t xml:space="preserve"> composition between groups and secondary outcomes included the comparison of surfactant index</w:t>
            </w:r>
            <w:r w:rsidR="00501E21" w:rsidRPr="00501E21">
              <w:rPr>
                <w:rFonts w:ascii="Times New Roman" w:hAnsi="Times New Roman" w:cs="Times New Roman"/>
                <w:sz w:val="24"/>
                <w:szCs w:val="24"/>
              </w:rPr>
              <w:t>- a composite of surfactant specific PC molecules (PC32:0, PC32:1 and PC30:0) and unsaturated surfactant PC (PC34:1) (PC32:0+PC32:1+PC30:0)/PC34:1</w:t>
            </w:r>
            <w:r w:rsidRPr="00501E21">
              <w:rPr>
                <w:rFonts w:ascii="Times New Roman" w:hAnsi="Times New Roman" w:cs="Times New Roman"/>
                <w:sz w:val="24"/>
                <w:szCs w:val="24"/>
              </w:rPr>
              <w:t>, total surfactant PC concentration at 48 hours, total PC and</w:t>
            </w:r>
            <w:r w:rsidR="006C6655" w:rsidRPr="00501E21">
              <w:rPr>
                <w:rFonts w:ascii="Times New Roman" w:hAnsi="Times New Roman" w:cs="Times New Roman"/>
                <w:sz w:val="24"/>
                <w:szCs w:val="24"/>
              </w:rPr>
              <w:t xml:space="preserve"> PC32:0</w:t>
            </w:r>
            <w:r w:rsidRPr="00501E21">
              <w:rPr>
                <w:rFonts w:ascii="Times New Roman" w:hAnsi="Times New Roman" w:cs="Times New Roman"/>
                <w:sz w:val="24"/>
                <w:szCs w:val="24"/>
              </w:rPr>
              <w:t xml:space="preserve"> </w:t>
            </w:r>
            <w:r w:rsidRPr="003A20EF">
              <w:rPr>
                <w:rFonts w:ascii="Times New Roman" w:hAnsi="Times New Roman" w:cs="Times New Roman"/>
                <w:i/>
                <w:iCs/>
                <w:sz w:val="24"/>
                <w:szCs w:val="24"/>
              </w:rPr>
              <w:t>methyl</w:t>
            </w:r>
            <w:r w:rsidRPr="00501E21">
              <w:rPr>
                <w:rFonts w:ascii="Times New Roman" w:hAnsi="Times New Roman" w:cs="Times New Roman"/>
                <w:sz w:val="24"/>
                <w:szCs w:val="24"/>
              </w:rPr>
              <w:t>-</w:t>
            </w:r>
            <w:r w:rsidR="006C6655" w:rsidRPr="00501E21">
              <w:rPr>
                <w:rFonts w:ascii="Times New Roman" w:hAnsi="Times New Roman" w:cs="Times New Roman"/>
                <w:sz w:val="24"/>
                <w:szCs w:val="24"/>
              </w:rPr>
              <w:t>D</w:t>
            </w:r>
            <w:r w:rsidRPr="00501E21">
              <w:rPr>
                <w:rFonts w:ascii="Times New Roman" w:hAnsi="Times New Roman" w:cs="Times New Roman"/>
                <w:sz w:val="24"/>
                <w:szCs w:val="24"/>
                <w:vertAlign w:val="subscript"/>
              </w:rPr>
              <w:t>9</w:t>
            </w:r>
            <w:r w:rsidRPr="00501E21">
              <w:rPr>
                <w:rFonts w:ascii="Times New Roman" w:hAnsi="Times New Roman" w:cs="Times New Roman"/>
                <w:sz w:val="24"/>
                <w:szCs w:val="24"/>
              </w:rPr>
              <w:t xml:space="preserve"> choline enrichment at 48 and 72 hours, total LPC and lysoPC16:0 concentrations compositions and </w:t>
            </w:r>
            <w:r w:rsidRPr="003A20EF">
              <w:rPr>
                <w:rFonts w:ascii="Times New Roman" w:hAnsi="Times New Roman" w:cs="Times New Roman"/>
                <w:i/>
                <w:iCs/>
                <w:sz w:val="24"/>
                <w:szCs w:val="24"/>
              </w:rPr>
              <w:t>methyl</w:t>
            </w:r>
            <w:r w:rsidRPr="00501E21">
              <w:rPr>
                <w:rFonts w:ascii="Times New Roman" w:hAnsi="Times New Roman" w:cs="Times New Roman"/>
                <w:sz w:val="24"/>
                <w:szCs w:val="24"/>
              </w:rPr>
              <w:t>-D</w:t>
            </w:r>
            <w:r w:rsidRPr="00501E21">
              <w:rPr>
                <w:rFonts w:ascii="Times New Roman" w:hAnsi="Times New Roman" w:cs="Times New Roman"/>
                <w:sz w:val="24"/>
                <w:szCs w:val="24"/>
                <w:vertAlign w:val="subscript"/>
              </w:rPr>
              <w:t>9</w:t>
            </w:r>
            <w:r w:rsidRPr="00501E21">
              <w:rPr>
                <w:rFonts w:ascii="Times New Roman" w:hAnsi="Times New Roman" w:cs="Times New Roman"/>
                <w:sz w:val="24"/>
                <w:szCs w:val="24"/>
              </w:rPr>
              <w:t xml:space="preserve"> enrichment at 48 hour</w:t>
            </w:r>
            <w:r w:rsidR="00501E21" w:rsidRPr="00501E21">
              <w:rPr>
                <w:rFonts w:ascii="Times New Roman" w:hAnsi="Times New Roman" w:cs="Times New Roman"/>
                <w:sz w:val="24"/>
                <w:szCs w:val="24"/>
              </w:rPr>
              <w:t xml:space="preserve">s. </w:t>
            </w:r>
            <w:r w:rsidR="00501E21">
              <w:rPr>
                <w:rFonts w:ascii="Times New Roman" w:hAnsi="Times New Roman" w:cs="Times New Roman"/>
                <w:sz w:val="24"/>
                <w:szCs w:val="24"/>
              </w:rPr>
              <w:t>The secondary outcomes included other surfactant phospholipid variables and systemic redox markers at 48 and 72 hours</w:t>
            </w:r>
            <w:r w:rsidR="00BB3D90" w:rsidRPr="00BB3D90">
              <w:rPr>
                <w:rFonts w:ascii="Times New Roman" w:hAnsi="Times New Roman" w:cs="Times New Roman"/>
                <w:sz w:val="24"/>
                <w:szCs w:val="24"/>
                <w:vertAlign w:val="superscript"/>
              </w:rPr>
              <w:t>2</w:t>
            </w:r>
            <w:r w:rsidR="00501E21">
              <w:rPr>
                <w:rFonts w:ascii="Times New Roman" w:hAnsi="Times New Roman" w:cs="Times New Roman"/>
                <w:sz w:val="24"/>
                <w:szCs w:val="24"/>
              </w:rPr>
              <w:t xml:space="preserve">. </w:t>
            </w:r>
          </w:p>
          <w:p w14:paraId="7ABF1D01" w14:textId="135561C5" w:rsidR="00197085" w:rsidRPr="009A68D0" w:rsidRDefault="00197085" w:rsidP="009A68D0">
            <w:pPr>
              <w:pStyle w:val="Heading2"/>
              <w:rPr>
                <w:color w:val="000000" w:themeColor="text1"/>
              </w:rPr>
            </w:pPr>
            <w:r w:rsidRPr="009A68D0">
              <w:rPr>
                <w:color w:val="000000" w:themeColor="text1"/>
              </w:rPr>
              <w:t>Statistical analysis</w:t>
            </w:r>
          </w:p>
          <w:p w14:paraId="3F9C4254" w14:textId="2E77E3A3" w:rsidR="00C717A9" w:rsidRPr="00C717A9" w:rsidRDefault="00C717A9" w:rsidP="00C717A9">
            <w:pPr>
              <w:pStyle w:val="NormalWeb"/>
              <w:spacing w:line="480" w:lineRule="auto"/>
              <w:jc w:val="both"/>
              <w:rPr>
                <w:color w:val="000000"/>
              </w:rPr>
            </w:pPr>
            <w:r w:rsidRPr="00C717A9">
              <w:rPr>
                <w:color w:val="000000"/>
              </w:rPr>
              <w:t xml:space="preserve">Descriptive statistics were used to summarise baseline demographic and clinical variables. For continuous variables, the mean and standard deviation or median and interquartile range are presented, depending on Normality. Categorical and binary variables are summarised as frequency and percentage of total. For the primary outcome, a multiple regression model was used to compare conservative versus usual care at 48 hours, adjusted for baseline. This was repeated for the secondary outcomes of surfactant index and surfactant phosphatidylcholine concentration. For non-Normally distributed, right-skewed variables, the log transformation was used. For redox variables, where appropriate, repeated measures mixed models were </w:t>
            </w:r>
            <w:r w:rsidRPr="00C717A9">
              <w:rPr>
                <w:color w:val="000000"/>
              </w:rPr>
              <w:lastRenderedPageBreak/>
              <w:t>used to investigate differences between treatment groups over all timepoints, otherwise the Wilcoxon-Mann-Whitney test was performed at each timepoint.</w:t>
            </w:r>
          </w:p>
          <w:p w14:paraId="16D2D972" w14:textId="0B3687AF" w:rsidR="009A68D0" w:rsidRPr="00387E29" w:rsidRDefault="00580520" w:rsidP="00387E29">
            <w:pPr>
              <w:shd w:val="clear" w:color="auto" w:fill="FFFFFF"/>
              <w:spacing w:line="480" w:lineRule="auto"/>
              <w:jc w:val="both"/>
              <w:textAlignment w:val="baseline"/>
              <w:rPr>
                <w:rFonts w:ascii="Times New Roman" w:hAnsi="Times New Roman" w:cs="Times New Roman"/>
                <w:color w:val="242424"/>
                <w:sz w:val="24"/>
                <w:szCs w:val="24"/>
              </w:rPr>
            </w:pPr>
            <w:r w:rsidRPr="00E1438F">
              <w:rPr>
                <w:rFonts w:ascii="Times New Roman" w:hAnsi="Times New Roman" w:cs="Times New Roman"/>
                <w:sz w:val="24"/>
                <w:szCs w:val="24"/>
              </w:rPr>
              <w:t xml:space="preserve">Percentage compositions, concentrations </w:t>
            </w:r>
            <w:r w:rsidR="00E1438F" w:rsidRPr="00E1438F">
              <w:rPr>
                <w:rFonts w:ascii="Times New Roman" w:hAnsi="Times New Roman" w:cs="Times New Roman"/>
                <w:sz w:val="24"/>
                <w:szCs w:val="24"/>
              </w:rPr>
              <w:t xml:space="preserve">of ETA </w:t>
            </w:r>
            <w:r w:rsidR="00DB25BB" w:rsidRPr="00E1438F">
              <w:rPr>
                <w:rFonts w:ascii="Times New Roman" w:hAnsi="Times New Roman" w:cs="Times New Roman"/>
                <w:sz w:val="24"/>
                <w:szCs w:val="24"/>
              </w:rPr>
              <w:t>phospholipids</w:t>
            </w:r>
            <w:r w:rsidR="00E1438F" w:rsidRPr="00E1438F">
              <w:rPr>
                <w:rFonts w:ascii="Times New Roman" w:hAnsi="Times New Roman" w:cs="Times New Roman"/>
                <w:sz w:val="24"/>
                <w:szCs w:val="24"/>
              </w:rPr>
              <w:t xml:space="preserve"> are </w:t>
            </w:r>
            <w:r w:rsidRPr="00E1438F">
              <w:rPr>
                <w:rFonts w:ascii="Times New Roman" w:hAnsi="Times New Roman" w:cs="Times New Roman"/>
                <w:sz w:val="24"/>
                <w:szCs w:val="24"/>
              </w:rPr>
              <w:t xml:space="preserve">calculated relative to the internal standards and label enrichments were then analysed in GraphPad Prism 10.0 and presented as means and either standard deviation or standard </w:t>
            </w:r>
            <w:r w:rsidR="00C84A3A" w:rsidRPr="00E1438F">
              <w:rPr>
                <w:rFonts w:ascii="Times New Roman" w:hAnsi="Times New Roman" w:cs="Times New Roman"/>
                <w:sz w:val="24"/>
                <w:szCs w:val="24"/>
              </w:rPr>
              <w:t>error.</w:t>
            </w:r>
            <w:r w:rsidR="00E1438F" w:rsidRPr="00387E29">
              <w:rPr>
                <w:rFonts w:ascii="Times New Roman" w:eastAsia="Times New Roman" w:hAnsi="Times New Roman" w:cs="Times New Roman"/>
                <w:sz w:val="24"/>
                <w:szCs w:val="24"/>
              </w:rPr>
              <w:t xml:space="preserve"> </w:t>
            </w:r>
            <w:r w:rsidR="00E1438F" w:rsidRPr="00387E29">
              <w:rPr>
                <w:rFonts w:ascii="Times New Roman" w:hAnsi="Times New Roman" w:cs="Times New Roman"/>
                <w:color w:val="242424"/>
                <w:sz w:val="24"/>
                <w:szCs w:val="24"/>
              </w:rPr>
              <w:t xml:space="preserve"> The SpO</w:t>
            </w:r>
            <w:r w:rsidR="00E1438F" w:rsidRPr="00387E29">
              <w:rPr>
                <w:rFonts w:ascii="Times New Roman" w:hAnsi="Times New Roman" w:cs="Times New Roman"/>
                <w:color w:val="242424"/>
                <w:sz w:val="24"/>
                <w:szCs w:val="24"/>
                <w:vertAlign w:val="subscript"/>
              </w:rPr>
              <w:t>2</w:t>
            </w:r>
            <w:r w:rsidR="00E1438F" w:rsidRPr="00387E29">
              <w:rPr>
                <w:rFonts w:ascii="Times New Roman" w:hAnsi="Times New Roman" w:cs="Times New Roman"/>
                <w:color w:val="242424"/>
                <w:sz w:val="24"/>
                <w:szCs w:val="24"/>
              </w:rPr>
              <w:t xml:space="preserve"> was measured from validated oxygen targets every hour and then locally weighted scatterplot smoothing (LOWESS) curves were used to describe SpO</w:t>
            </w:r>
            <w:r w:rsidR="00E1438F" w:rsidRPr="00387E29">
              <w:rPr>
                <w:rFonts w:ascii="Times New Roman" w:hAnsi="Times New Roman" w:cs="Times New Roman"/>
                <w:color w:val="242424"/>
                <w:sz w:val="24"/>
                <w:szCs w:val="24"/>
                <w:vertAlign w:val="subscript"/>
              </w:rPr>
              <w:t>2</w:t>
            </w:r>
            <w:r w:rsidR="00E1438F" w:rsidRPr="00387E29">
              <w:rPr>
                <w:rFonts w:ascii="Times New Roman" w:hAnsi="Times New Roman" w:cs="Times New Roman"/>
                <w:color w:val="242424"/>
                <w:sz w:val="24"/>
                <w:szCs w:val="24"/>
              </w:rPr>
              <w:t xml:space="preserve"> and time since randomisation between treatment groups. </w:t>
            </w:r>
          </w:p>
          <w:p w14:paraId="6AE676A1" w14:textId="0C8CF655" w:rsidR="009867D5" w:rsidRDefault="009867D5" w:rsidP="009A68D0">
            <w:pPr>
              <w:pStyle w:val="Heading1"/>
              <w:rPr>
                <w:rFonts w:asciiTheme="minorHAnsi" w:eastAsiaTheme="minorEastAsia" w:hAnsiTheme="minorHAnsi" w:cstheme="minorBidi"/>
                <w:b w:val="0"/>
                <w:bCs w:val="0"/>
                <w:color w:val="000000" w:themeColor="text1"/>
                <w:kern w:val="0"/>
                <w:sz w:val="22"/>
                <w:szCs w:val="22"/>
              </w:rPr>
            </w:pPr>
            <w:r w:rsidRPr="00387E29">
              <w:rPr>
                <w:color w:val="000000" w:themeColor="text1"/>
              </w:rPr>
              <w:t>Results</w:t>
            </w:r>
            <w:r w:rsidRPr="00387E29">
              <w:rPr>
                <w:rFonts w:asciiTheme="minorHAnsi" w:eastAsiaTheme="minorEastAsia" w:hAnsiTheme="minorHAnsi" w:cstheme="minorBidi"/>
                <w:b w:val="0"/>
                <w:bCs w:val="0"/>
                <w:color w:val="000000" w:themeColor="text1"/>
                <w:kern w:val="0"/>
                <w:sz w:val="22"/>
                <w:szCs w:val="22"/>
              </w:rPr>
              <w:t xml:space="preserve"> </w:t>
            </w:r>
          </w:p>
          <w:p w14:paraId="0D03CB26" w14:textId="77777777" w:rsidR="009A68D0" w:rsidRPr="00387E29" w:rsidRDefault="009A68D0" w:rsidP="00387E29">
            <w:pPr>
              <w:pStyle w:val="Heading2"/>
              <w:rPr>
                <w:color w:val="000000" w:themeColor="text1"/>
              </w:rPr>
            </w:pPr>
            <w:r w:rsidRPr="00387E29">
              <w:rPr>
                <w:color w:val="000000" w:themeColor="text1"/>
              </w:rPr>
              <w:t xml:space="preserve">Participant characteristics </w:t>
            </w:r>
          </w:p>
          <w:p w14:paraId="03225F09" w14:textId="6E8BF20F" w:rsidR="006B492F" w:rsidRPr="006B492F" w:rsidRDefault="009A68D0" w:rsidP="00387E29">
            <w:pPr>
              <w:spacing w:line="480" w:lineRule="auto"/>
              <w:jc w:val="both"/>
            </w:pPr>
            <w:r w:rsidRPr="00F97571">
              <w:rPr>
                <w:rFonts w:ascii="Times New Roman" w:hAnsi="Times New Roman" w:cs="Times New Roman"/>
                <w:sz w:val="24"/>
                <w:szCs w:val="24"/>
              </w:rPr>
              <w:t>There were 67 pa</w:t>
            </w:r>
            <w:r>
              <w:rPr>
                <w:rFonts w:ascii="Times New Roman" w:hAnsi="Times New Roman" w:cs="Times New Roman"/>
                <w:sz w:val="24"/>
                <w:szCs w:val="24"/>
              </w:rPr>
              <w:t>rticipants</w:t>
            </w:r>
            <w:r w:rsidRPr="00F97571">
              <w:rPr>
                <w:rFonts w:ascii="Times New Roman" w:hAnsi="Times New Roman" w:cs="Times New Roman"/>
                <w:sz w:val="24"/>
                <w:szCs w:val="24"/>
              </w:rPr>
              <w:t xml:space="preserve"> recruited from the UK-ROX trial. Two refused subsequent consent,</w:t>
            </w:r>
            <w:r>
              <w:rPr>
                <w:rFonts w:ascii="Times New Roman" w:hAnsi="Times New Roman" w:cs="Times New Roman"/>
                <w:sz w:val="24"/>
                <w:szCs w:val="24"/>
              </w:rPr>
              <w:t xml:space="preserve"> resulting in</w:t>
            </w:r>
            <w:r w:rsidRPr="00F97571">
              <w:rPr>
                <w:rFonts w:ascii="Times New Roman" w:hAnsi="Times New Roman" w:cs="Times New Roman"/>
                <w:sz w:val="24"/>
                <w:szCs w:val="24"/>
              </w:rPr>
              <w:t xml:space="preserve"> 65 </w:t>
            </w:r>
            <w:r>
              <w:rPr>
                <w:rFonts w:ascii="Times New Roman" w:hAnsi="Times New Roman" w:cs="Times New Roman"/>
                <w:sz w:val="24"/>
                <w:szCs w:val="24"/>
              </w:rPr>
              <w:t xml:space="preserve">mechanically ventilated </w:t>
            </w:r>
            <w:r w:rsidRPr="00F97571">
              <w:rPr>
                <w:rFonts w:ascii="Times New Roman" w:hAnsi="Times New Roman" w:cs="Times New Roman"/>
                <w:sz w:val="24"/>
                <w:szCs w:val="24"/>
              </w:rPr>
              <w:t>patients, conservative N=30 and usual target N=35</w:t>
            </w:r>
            <w:r>
              <w:rPr>
                <w:rFonts w:ascii="Times New Roman" w:hAnsi="Times New Roman" w:cs="Times New Roman"/>
                <w:sz w:val="24"/>
                <w:szCs w:val="24"/>
              </w:rPr>
              <w:t>,</w:t>
            </w:r>
            <w:r w:rsidRPr="00F97571">
              <w:rPr>
                <w:rFonts w:ascii="Times New Roman" w:hAnsi="Times New Roman" w:cs="Times New Roman"/>
                <w:sz w:val="24"/>
                <w:szCs w:val="24"/>
              </w:rPr>
              <w:t xml:space="preserve"> for further mechanistic analysis</w:t>
            </w:r>
            <w:r>
              <w:rPr>
                <w:rFonts w:ascii="Times New Roman" w:hAnsi="Times New Roman" w:cs="Times New Roman"/>
                <w:sz w:val="24"/>
                <w:szCs w:val="24"/>
              </w:rPr>
              <w:t xml:space="preserve"> (Fig 3)</w:t>
            </w:r>
            <w:r w:rsidRPr="00F97571">
              <w:rPr>
                <w:rFonts w:ascii="Times New Roman" w:hAnsi="Times New Roman" w:cs="Times New Roman"/>
                <w:sz w:val="24"/>
                <w:szCs w:val="24"/>
              </w:rPr>
              <w:t xml:space="preserve">. The median age </w:t>
            </w:r>
            <w:r w:rsidRPr="004D78BD">
              <w:rPr>
                <w:rFonts w:ascii="Times New Roman" w:hAnsi="Times New Roman" w:cs="Times New Roman"/>
                <w:sz w:val="24"/>
                <w:szCs w:val="24"/>
              </w:rPr>
              <w:t>was</w:t>
            </w:r>
            <w:r w:rsidR="002B1978">
              <w:rPr>
                <w:rFonts w:ascii="Times New Roman" w:hAnsi="Times New Roman" w:cs="Times New Roman"/>
                <w:sz w:val="24"/>
                <w:szCs w:val="24"/>
              </w:rPr>
              <w:t xml:space="preserve"> </w:t>
            </w:r>
            <w:r w:rsidR="002B1978" w:rsidRPr="00F97571">
              <w:rPr>
                <w:rFonts w:ascii="Times New Roman" w:hAnsi="Times New Roman" w:cs="Times New Roman"/>
                <w:sz w:val="24"/>
                <w:szCs w:val="24"/>
              </w:rPr>
              <w:t xml:space="preserve">58 (51,73) </w:t>
            </w:r>
            <w:r w:rsidR="002B1978">
              <w:rPr>
                <w:rFonts w:ascii="Times New Roman" w:hAnsi="Times New Roman" w:cs="Times New Roman"/>
                <w:sz w:val="24"/>
                <w:szCs w:val="24"/>
              </w:rPr>
              <w:t>and</w:t>
            </w:r>
            <w:r w:rsidRPr="00F97571">
              <w:rPr>
                <w:rFonts w:ascii="Times New Roman" w:hAnsi="Times New Roman" w:cs="Times New Roman"/>
                <w:sz w:val="24"/>
                <w:szCs w:val="24"/>
              </w:rPr>
              <w:t xml:space="preserve"> 63 (</w:t>
            </w:r>
            <w:r w:rsidR="002B1978">
              <w:rPr>
                <w:rFonts w:ascii="Times New Roman" w:hAnsi="Times New Roman" w:cs="Times New Roman"/>
                <w:sz w:val="24"/>
                <w:szCs w:val="24"/>
              </w:rPr>
              <w:t>50</w:t>
            </w:r>
            <w:r w:rsidRPr="00F97571">
              <w:rPr>
                <w:rFonts w:ascii="Times New Roman" w:hAnsi="Times New Roman" w:cs="Times New Roman"/>
                <w:sz w:val="24"/>
                <w:szCs w:val="24"/>
              </w:rPr>
              <w:t>,</w:t>
            </w:r>
            <w:r w:rsidR="002B1978">
              <w:rPr>
                <w:rFonts w:ascii="Times New Roman" w:hAnsi="Times New Roman" w:cs="Times New Roman"/>
                <w:sz w:val="24"/>
                <w:szCs w:val="24"/>
              </w:rPr>
              <w:t>79</w:t>
            </w:r>
            <w:r w:rsidRPr="00F97571">
              <w:rPr>
                <w:rFonts w:ascii="Times New Roman" w:hAnsi="Times New Roman" w:cs="Times New Roman"/>
                <w:sz w:val="24"/>
                <w:szCs w:val="24"/>
              </w:rPr>
              <w:t xml:space="preserve">) </w:t>
            </w:r>
            <w:r w:rsidR="002B1978">
              <w:rPr>
                <w:rFonts w:ascii="Times New Roman" w:hAnsi="Times New Roman" w:cs="Times New Roman"/>
                <w:sz w:val="24"/>
                <w:szCs w:val="24"/>
              </w:rPr>
              <w:t xml:space="preserve">and </w:t>
            </w:r>
            <w:r w:rsidRPr="00F97571">
              <w:rPr>
                <w:rFonts w:ascii="Times New Roman" w:hAnsi="Times New Roman" w:cs="Times New Roman"/>
                <w:sz w:val="24"/>
                <w:szCs w:val="24"/>
              </w:rPr>
              <w:t>respectively. There were imbalances between groups</w:t>
            </w:r>
            <w:r>
              <w:rPr>
                <w:rFonts w:ascii="Times New Roman" w:hAnsi="Times New Roman" w:cs="Times New Roman"/>
                <w:sz w:val="24"/>
                <w:szCs w:val="24"/>
              </w:rPr>
              <w:t xml:space="preserve"> with </w:t>
            </w:r>
            <w:r w:rsidRPr="00F97571">
              <w:rPr>
                <w:rFonts w:ascii="Times New Roman" w:hAnsi="Times New Roman" w:cs="Times New Roman"/>
                <w:sz w:val="24"/>
                <w:szCs w:val="24"/>
              </w:rPr>
              <w:t>more patients in conservative group had chemotherapy (p=0.005) and asthma (p=0.</w:t>
            </w:r>
            <w:r w:rsidR="002B1978">
              <w:rPr>
                <w:rFonts w:ascii="Times New Roman" w:hAnsi="Times New Roman" w:cs="Times New Roman"/>
                <w:sz w:val="24"/>
                <w:szCs w:val="24"/>
              </w:rPr>
              <w:t>0</w:t>
            </w:r>
            <w:r w:rsidRPr="00F97571">
              <w:rPr>
                <w:rFonts w:ascii="Times New Roman" w:hAnsi="Times New Roman" w:cs="Times New Roman"/>
                <w:sz w:val="24"/>
                <w:szCs w:val="24"/>
              </w:rPr>
              <w:t xml:space="preserve">17). There were no other statistical differences in </w:t>
            </w:r>
            <w:r>
              <w:rPr>
                <w:rFonts w:ascii="Times New Roman" w:hAnsi="Times New Roman" w:cs="Times New Roman"/>
                <w:sz w:val="24"/>
                <w:szCs w:val="24"/>
              </w:rPr>
              <w:t xml:space="preserve">baseline </w:t>
            </w:r>
            <w:r w:rsidRPr="00F97571">
              <w:rPr>
                <w:rFonts w:ascii="Times New Roman" w:hAnsi="Times New Roman" w:cs="Times New Roman"/>
                <w:sz w:val="24"/>
                <w:szCs w:val="24"/>
              </w:rPr>
              <w:t>demographics between the groups.</w:t>
            </w:r>
            <w:r>
              <w:rPr>
                <w:rFonts w:ascii="Times New Roman" w:hAnsi="Times New Roman" w:cs="Times New Roman"/>
                <w:sz w:val="24"/>
                <w:szCs w:val="24"/>
              </w:rPr>
              <w:t xml:space="preserve"> The details of the demographics are presented in table 1. </w:t>
            </w:r>
            <w:r w:rsidRPr="00F97571">
              <w:rPr>
                <w:rFonts w:ascii="Times New Roman" w:hAnsi="Times New Roman" w:cs="Times New Roman"/>
                <w:sz w:val="24"/>
                <w:szCs w:val="24"/>
              </w:rPr>
              <w:t xml:space="preserve">  </w:t>
            </w:r>
          </w:p>
          <w:p w14:paraId="67B99A2C" w14:textId="40C67FC7" w:rsidR="00795685" w:rsidRDefault="00795685" w:rsidP="006B492F">
            <w:pPr>
              <w:jc w:val="center"/>
            </w:pPr>
            <w:r>
              <w:rPr>
                <w:noProof/>
              </w:rPr>
              <w:drawing>
                <wp:inline distT="0" distB="0" distL="0" distR="0" wp14:anchorId="3F9C3E13" wp14:editId="680628C8">
                  <wp:extent cx="3507105" cy="2257425"/>
                  <wp:effectExtent l="0" t="0" r="0" b="3175"/>
                  <wp:docPr id="80710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00299" name="Picture 1"/>
                          <pic:cNvPicPr>
                            <a:picLocks noChangeAspect="1"/>
                          </pic:cNvPicPr>
                        </pic:nvPicPr>
                        <pic:blipFill rotWithShape="1">
                          <a:blip r:embed="rId12"/>
                          <a:srcRect l="21209" t="3015" r="16175" b="39403"/>
                          <a:stretch>
                            <a:fillRect/>
                          </a:stretch>
                        </pic:blipFill>
                        <pic:spPr bwMode="auto">
                          <a:xfrm>
                            <a:off x="0" y="0"/>
                            <a:ext cx="3507105" cy="2257425"/>
                          </a:xfrm>
                          <a:prstGeom prst="rect">
                            <a:avLst/>
                          </a:prstGeom>
                          <a:ln>
                            <a:noFill/>
                          </a:ln>
                          <a:extLst>
                            <a:ext uri="{53640926-AAD7-44D8-BBD7-CCE9431645EC}">
                              <a14:shadowObscured xmlns:a14="http://schemas.microsoft.com/office/drawing/2010/main"/>
                            </a:ext>
                          </a:extLst>
                        </pic:spPr>
                      </pic:pic>
                    </a:graphicData>
                  </a:graphic>
                </wp:inline>
              </w:drawing>
            </w:r>
          </w:p>
          <w:p w14:paraId="6E927F9E" w14:textId="687F84AC" w:rsidR="004D78BD" w:rsidRDefault="00795685" w:rsidP="00387E29">
            <w:pPr>
              <w:pStyle w:val="NoSpacing"/>
              <w:spacing w:line="276" w:lineRule="auto"/>
            </w:pPr>
            <w:r w:rsidRPr="00387E29">
              <w:rPr>
                <w:rFonts w:ascii="Times New Roman" w:hAnsi="Times New Roman" w:cs="Times New Roman"/>
                <w:sz w:val="24"/>
                <w:szCs w:val="24"/>
              </w:rPr>
              <w:t xml:space="preserve">Figure 2: </w:t>
            </w:r>
            <w:r w:rsidR="00062741" w:rsidRPr="00387E29">
              <w:rPr>
                <w:rFonts w:ascii="Times New Roman" w:hAnsi="Times New Roman" w:cs="Times New Roman"/>
                <w:sz w:val="24"/>
                <w:szCs w:val="24"/>
              </w:rPr>
              <w:t xml:space="preserve">PRISMA </w:t>
            </w:r>
            <w:r w:rsidR="00637989" w:rsidRPr="00387E29">
              <w:rPr>
                <w:rFonts w:ascii="Times New Roman" w:hAnsi="Times New Roman" w:cs="Times New Roman"/>
                <w:sz w:val="24"/>
                <w:szCs w:val="24"/>
              </w:rPr>
              <w:t>study f</w:t>
            </w:r>
            <w:r w:rsidR="00062741" w:rsidRPr="00387E29">
              <w:rPr>
                <w:rFonts w:ascii="Times New Roman" w:hAnsi="Times New Roman" w:cs="Times New Roman"/>
                <w:sz w:val="24"/>
                <w:szCs w:val="24"/>
              </w:rPr>
              <w:t>low chart</w:t>
            </w:r>
          </w:p>
          <w:tbl>
            <w:tblPr>
              <w:tblStyle w:val="TableGrid"/>
              <w:tblW w:w="7380" w:type="dxa"/>
              <w:tblLook w:val="04A0" w:firstRow="1" w:lastRow="0" w:firstColumn="1" w:lastColumn="0" w:noHBand="0" w:noVBand="1"/>
            </w:tblPr>
            <w:tblGrid>
              <w:gridCol w:w="2580"/>
              <w:gridCol w:w="1920"/>
              <w:gridCol w:w="1920"/>
              <w:gridCol w:w="960"/>
            </w:tblGrid>
            <w:tr w:rsidR="005E2F19" w:rsidRPr="00A9359D" w14:paraId="7587B936" w14:textId="77777777" w:rsidTr="00387E29">
              <w:trPr>
                <w:trHeight w:val="290"/>
              </w:trPr>
              <w:tc>
                <w:tcPr>
                  <w:tcW w:w="2580" w:type="dxa"/>
                  <w:noWrap/>
                  <w:hideMark/>
                </w:tcPr>
                <w:p w14:paraId="0D712AE0"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p>
              </w:tc>
              <w:tc>
                <w:tcPr>
                  <w:tcW w:w="1920" w:type="dxa"/>
                  <w:noWrap/>
                  <w:hideMark/>
                </w:tcPr>
                <w:p w14:paraId="49868B0C"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b/>
                      <w:bCs/>
                      <w:color w:val="000000"/>
                      <w:sz w:val="24"/>
                      <w:szCs w:val="24"/>
                    </w:rPr>
                  </w:pPr>
                  <w:r w:rsidRPr="00387E29">
                    <w:rPr>
                      <w:rFonts w:ascii="Times New Roman" w:eastAsia="Times New Roman" w:hAnsi="Times New Roman" w:cs="Times New Roman"/>
                      <w:b/>
                      <w:bCs/>
                      <w:color w:val="000000"/>
                      <w:sz w:val="24"/>
                      <w:szCs w:val="24"/>
                    </w:rPr>
                    <w:t>Usual Care</w:t>
                  </w:r>
                </w:p>
              </w:tc>
              <w:tc>
                <w:tcPr>
                  <w:tcW w:w="1920" w:type="dxa"/>
                  <w:noWrap/>
                  <w:hideMark/>
                </w:tcPr>
                <w:p w14:paraId="499123A0"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b/>
                      <w:bCs/>
                      <w:color w:val="000000"/>
                      <w:sz w:val="24"/>
                      <w:szCs w:val="24"/>
                    </w:rPr>
                  </w:pPr>
                  <w:r w:rsidRPr="00387E29">
                    <w:rPr>
                      <w:rFonts w:ascii="Times New Roman" w:eastAsia="Times New Roman" w:hAnsi="Times New Roman" w:cs="Times New Roman"/>
                      <w:b/>
                      <w:bCs/>
                      <w:color w:val="000000"/>
                      <w:sz w:val="24"/>
                      <w:szCs w:val="24"/>
                    </w:rPr>
                    <w:t>Conservative</w:t>
                  </w:r>
                </w:p>
              </w:tc>
              <w:tc>
                <w:tcPr>
                  <w:tcW w:w="960" w:type="dxa"/>
                  <w:noWrap/>
                  <w:hideMark/>
                </w:tcPr>
                <w:p w14:paraId="601089EA"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b/>
                      <w:bCs/>
                      <w:color w:val="000000"/>
                      <w:sz w:val="24"/>
                      <w:szCs w:val="24"/>
                    </w:rPr>
                  </w:pPr>
                  <w:r w:rsidRPr="00387E29">
                    <w:rPr>
                      <w:rFonts w:ascii="Times New Roman" w:eastAsia="Times New Roman" w:hAnsi="Times New Roman" w:cs="Times New Roman"/>
                      <w:b/>
                      <w:bCs/>
                      <w:color w:val="000000"/>
                      <w:sz w:val="24"/>
                      <w:szCs w:val="24"/>
                    </w:rPr>
                    <w:t>p-value</w:t>
                  </w:r>
                </w:p>
              </w:tc>
            </w:tr>
            <w:tr w:rsidR="005E2F19" w:rsidRPr="00A9359D" w14:paraId="3B1C824C" w14:textId="77777777" w:rsidTr="00387E29">
              <w:trPr>
                <w:trHeight w:val="290"/>
              </w:trPr>
              <w:tc>
                <w:tcPr>
                  <w:tcW w:w="2580" w:type="dxa"/>
                  <w:noWrap/>
                  <w:hideMark/>
                </w:tcPr>
                <w:p w14:paraId="72D93956"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p>
              </w:tc>
              <w:tc>
                <w:tcPr>
                  <w:tcW w:w="1920" w:type="dxa"/>
                  <w:noWrap/>
                  <w:hideMark/>
                </w:tcPr>
                <w:p w14:paraId="127987AA"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N=35</w:t>
                  </w:r>
                </w:p>
              </w:tc>
              <w:tc>
                <w:tcPr>
                  <w:tcW w:w="1920" w:type="dxa"/>
                  <w:noWrap/>
                  <w:hideMark/>
                </w:tcPr>
                <w:p w14:paraId="5B563C21"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N=30</w:t>
                  </w:r>
                </w:p>
              </w:tc>
              <w:tc>
                <w:tcPr>
                  <w:tcW w:w="960" w:type="dxa"/>
                  <w:noWrap/>
                  <w:hideMark/>
                </w:tcPr>
                <w:p w14:paraId="164DA0BF"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 </w:t>
                  </w:r>
                </w:p>
              </w:tc>
            </w:tr>
            <w:tr w:rsidR="005E2F19" w:rsidRPr="00A9359D" w14:paraId="6C8C79CA" w14:textId="77777777" w:rsidTr="00387E29">
              <w:trPr>
                <w:trHeight w:val="290"/>
              </w:trPr>
              <w:tc>
                <w:tcPr>
                  <w:tcW w:w="2580" w:type="dxa"/>
                  <w:noWrap/>
                  <w:hideMark/>
                </w:tcPr>
                <w:p w14:paraId="4FBF7F51"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Age</w:t>
                  </w:r>
                </w:p>
              </w:tc>
              <w:tc>
                <w:tcPr>
                  <w:tcW w:w="1920" w:type="dxa"/>
                  <w:noWrap/>
                  <w:hideMark/>
                </w:tcPr>
                <w:p w14:paraId="00841AE0"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63 (50, 79), n=33</w:t>
                  </w:r>
                </w:p>
              </w:tc>
              <w:tc>
                <w:tcPr>
                  <w:tcW w:w="1920" w:type="dxa"/>
                  <w:noWrap/>
                  <w:hideMark/>
                </w:tcPr>
                <w:p w14:paraId="6707ABAF"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58 (51, 73), n=29</w:t>
                  </w:r>
                </w:p>
              </w:tc>
              <w:tc>
                <w:tcPr>
                  <w:tcW w:w="960" w:type="dxa"/>
                  <w:noWrap/>
                  <w:hideMark/>
                </w:tcPr>
                <w:p w14:paraId="2C524E24"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0.494</w:t>
                  </w:r>
                </w:p>
              </w:tc>
            </w:tr>
            <w:tr w:rsidR="005E2F19" w:rsidRPr="00A9359D" w14:paraId="1AFDCA6F" w14:textId="77777777" w:rsidTr="00387E29">
              <w:trPr>
                <w:trHeight w:val="290"/>
              </w:trPr>
              <w:tc>
                <w:tcPr>
                  <w:tcW w:w="2580" w:type="dxa"/>
                  <w:noWrap/>
                  <w:hideMark/>
                </w:tcPr>
                <w:p w14:paraId="64293BDB"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Sex (% male)</w:t>
                  </w:r>
                </w:p>
              </w:tc>
              <w:tc>
                <w:tcPr>
                  <w:tcW w:w="1920" w:type="dxa"/>
                  <w:noWrap/>
                  <w:hideMark/>
                </w:tcPr>
                <w:p w14:paraId="1CEA3BF8"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21/33 (64%)</w:t>
                  </w:r>
                </w:p>
              </w:tc>
              <w:tc>
                <w:tcPr>
                  <w:tcW w:w="1920" w:type="dxa"/>
                  <w:noWrap/>
                  <w:hideMark/>
                </w:tcPr>
                <w:p w14:paraId="610B52C9"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13/29 (45%)</w:t>
                  </w:r>
                </w:p>
              </w:tc>
              <w:tc>
                <w:tcPr>
                  <w:tcW w:w="960" w:type="dxa"/>
                  <w:noWrap/>
                  <w:hideMark/>
                </w:tcPr>
                <w:p w14:paraId="0A73E3FB"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0.138</w:t>
                  </w:r>
                </w:p>
              </w:tc>
            </w:tr>
            <w:tr w:rsidR="005E2F19" w:rsidRPr="00A9359D" w14:paraId="4D939400" w14:textId="77777777" w:rsidTr="00387E29">
              <w:trPr>
                <w:trHeight w:val="290"/>
              </w:trPr>
              <w:tc>
                <w:tcPr>
                  <w:tcW w:w="2580" w:type="dxa"/>
                  <w:noWrap/>
                  <w:hideMark/>
                </w:tcPr>
                <w:p w14:paraId="154BCB49"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BMI</w:t>
                  </w:r>
                </w:p>
              </w:tc>
              <w:tc>
                <w:tcPr>
                  <w:tcW w:w="1920" w:type="dxa"/>
                  <w:noWrap/>
                  <w:hideMark/>
                </w:tcPr>
                <w:p w14:paraId="17C26386"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27 (25, 32), n=33</w:t>
                  </w:r>
                </w:p>
              </w:tc>
              <w:tc>
                <w:tcPr>
                  <w:tcW w:w="1920" w:type="dxa"/>
                  <w:noWrap/>
                  <w:hideMark/>
                </w:tcPr>
                <w:p w14:paraId="1770C168"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26 (22, 29), n=29</w:t>
                  </w:r>
                </w:p>
              </w:tc>
              <w:tc>
                <w:tcPr>
                  <w:tcW w:w="960" w:type="dxa"/>
                  <w:noWrap/>
                  <w:hideMark/>
                </w:tcPr>
                <w:p w14:paraId="5BB86F52"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0.354</w:t>
                  </w:r>
                </w:p>
              </w:tc>
            </w:tr>
            <w:tr w:rsidR="005E2F19" w:rsidRPr="00A9359D" w14:paraId="59037774" w14:textId="77777777" w:rsidTr="00387E29">
              <w:trPr>
                <w:trHeight w:val="290"/>
              </w:trPr>
              <w:tc>
                <w:tcPr>
                  <w:tcW w:w="2580" w:type="dxa"/>
                  <w:noWrap/>
                  <w:hideMark/>
                </w:tcPr>
                <w:p w14:paraId="31A19D77"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Chemotherapy</w:t>
                  </w:r>
                </w:p>
              </w:tc>
              <w:tc>
                <w:tcPr>
                  <w:tcW w:w="1920" w:type="dxa"/>
                  <w:noWrap/>
                  <w:hideMark/>
                </w:tcPr>
                <w:p w14:paraId="2022B36D"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1/33 (3%)</w:t>
                  </w:r>
                </w:p>
              </w:tc>
              <w:tc>
                <w:tcPr>
                  <w:tcW w:w="1920" w:type="dxa"/>
                  <w:noWrap/>
                  <w:hideMark/>
                </w:tcPr>
                <w:p w14:paraId="6E4A243A"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8/28 (29%)</w:t>
                  </w:r>
                </w:p>
              </w:tc>
              <w:tc>
                <w:tcPr>
                  <w:tcW w:w="960" w:type="dxa"/>
                  <w:noWrap/>
                  <w:hideMark/>
                </w:tcPr>
                <w:p w14:paraId="2D5CB7C9"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b/>
                      <w:bCs/>
                      <w:color w:val="000000"/>
                      <w:sz w:val="24"/>
                      <w:szCs w:val="24"/>
                    </w:rPr>
                  </w:pPr>
                  <w:r w:rsidRPr="00387E29">
                    <w:rPr>
                      <w:rFonts w:ascii="Times New Roman" w:eastAsia="Times New Roman" w:hAnsi="Times New Roman" w:cs="Times New Roman"/>
                      <w:b/>
                      <w:bCs/>
                      <w:color w:val="000000"/>
                      <w:sz w:val="24"/>
                      <w:szCs w:val="24"/>
                    </w:rPr>
                    <w:t>0.005</w:t>
                  </w:r>
                </w:p>
              </w:tc>
            </w:tr>
            <w:tr w:rsidR="005E2F19" w:rsidRPr="00A9359D" w14:paraId="6B9EBD13" w14:textId="77777777" w:rsidTr="00387E29">
              <w:trPr>
                <w:trHeight w:val="290"/>
              </w:trPr>
              <w:tc>
                <w:tcPr>
                  <w:tcW w:w="2580" w:type="dxa"/>
                  <w:noWrap/>
                  <w:hideMark/>
                </w:tcPr>
                <w:p w14:paraId="750A8A62"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APACHE II score</w:t>
                  </w:r>
                </w:p>
              </w:tc>
              <w:tc>
                <w:tcPr>
                  <w:tcW w:w="1920" w:type="dxa"/>
                  <w:noWrap/>
                  <w:hideMark/>
                </w:tcPr>
                <w:p w14:paraId="306BCB5C"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16 (14, 23), n=33</w:t>
                  </w:r>
                </w:p>
              </w:tc>
              <w:tc>
                <w:tcPr>
                  <w:tcW w:w="1920" w:type="dxa"/>
                  <w:noWrap/>
                  <w:hideMark/>
                </w:tcPr>
                <w:p w14:paraId="326568B5"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20 (16, 23), n=29</w:t>
                  </w:r>
                </w:p>
              </w:tc>
              <w:tc>
                <w:tcPr>
                  <w:tcW w:w="960" w:type="dxa"/>
                  <w:noWrap/>
                  <w:hideMark/>
                </w:tcPr>
                <w:p w14:paraId="776EAAE3"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0.299</w:t>
                  </w:r>
                </w:p>
              </w:tc>
            </w:tr>
            <w:tr w:rsidR="005E2F19" w:rsidRPr="00A9359D" w14:paraId="634528DC" w14:textId="77777777" w:rsidTr="00387E29">
              <w:trPr>
                <w:trHeight w:val="290"/>
              </w:trPr>
              <w:tc>
                <w:tcPr>
                  <w:tcW w:w="2580" w:type="dxa"/>
                  <w:noWrap/>
                  <w:hideMark/>
                </w:tcPr>
                <w:p w14:paraId="43C8706C"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SOFA (0-2 per organ)</w:t>
                  </w:r>
                </w:p>
              </w:tc>
              <w:tc>
                <w:tcPr>
                  <w:tcW w:w="1920" w:type="dxa"/>
                  <w:noWrap/>
                  <w:hideMark/>
                </w:tcPr>
                <w:p w14:paraId="7B8DB613"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6 (5, 7), n=33</w:t>
                  </w:r>
                </w:p>
              </w:tc>
              <w:tc>
                <w:tcPr>
                  <w:tcW w:w="1920" w:type="dxa"/>
                  <w:noWrap/>
                  <w:hideMark/>
                </w:tcPr>
                <w:p w14:paraId="068EE4C0"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5 (4, 7), n=29</w:t>
                  </w:r>
                </w:p>
              </w:tc>
              <w:tc>
                <w:tcPr>
                  <w:tcW w:w="960" w:type="dxa"/>
                  <w:noWrap/>
                  <w:hideMark/>
                </w:tcPr>
                <w:p w14:paraId="32EA582B"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0.612</w:t>
                  </w:r>
                </w:p>
              </w:tc>
            </w:tr>
            <w:tr w:rsidR="005E2F19" w:rsidRPr="00A9359D" w14:paraId="0C6B4977" w14:textId="77777777" w:rsidTr="00387E29">
              <w:trPr>
                <w:trHeight w:val="290"/>
              </w:trPr>
              <w:tc>
                <w:tcPr>
                  <w:tcW w:w="2580" w:type="dxa"/>
                  <w:noWrap/>
                  <w:hideMark/>
                </w:tcPr>
                <w:p w14:paraId="6F3D6572"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SOFA (0-4 per organ)</w:t>
                  </w:r>
                </w:p>
              </w:tc>
              <w:tc>
                <w:tcPr>
                  <w:tcW w:w="1920" w:type="dxa"/>
                  <w:noWrap/>
                  <w:hideMark/>
                </w:tcPr>
                <w:p w14:paraId="2169CB57"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7 (6, 10), n=33</w:t>
                  </w:r>
                </w:p>
              </w:tc>
              <w:tc>
                <w:tcPr>
                  <w:tcW w:w="1920" w:type="dxa"/>
                  <w:noWrap/>
                  <w:hideMark/>
                </w:tcPr>
                <w:p w14:paraId="72AA84EC"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7 (4, 11), n=28</w:t>
                  </w:r>
                </w:p>
              </w:tc>
              <w:tc>
                <w:tcPr>
                  <w:tcW w:w="960" w:type="dxa"/>
                  <w:noWrap/>
                  <w:hideMark/>
                </w:tcPr>
                <w:p w14:paraId="12BA340B"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0.865</w:t>
                  </w:r>
                </w:p>
              </w:tc>
            </w:tr>
            <w:tr w:rsidR="005E2F19" w:rsidRPr="00A9359D" w14:paraId="5EF08B0E" w14:textId="77777777" w:rsidTr="00387E29">
              <w:trPr>
                <w:trHeight w:val="290"/>
              </w:trPr>
              <w:tc>
                <w:tcPr>
                  <w:tcW w:w="2580" w:type="dxa"/>
                  <w:noWrap/>
                  <w:hideMark/>
                </w:tcPr>
                <w:p w14:paraId="0AEE07F1"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Clinical frailty score</w:t>
                  </w:r>
                </w:p>
              </w:tc>
              <w:tc>
                <w:tcPr>
                  <w:tcW w:w="1920" w:type="dxa"/>
                  <w:noWrap/>
                  <w:hideMark/>
                </w:tcPr>
                <w:p w14:paraId="68B35462"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3.5 (2, 5), n=30</w:t>
                  </w:r>
                </w:p>
              </w:tc>
              <w:tc>
                <w:tcPr>
                  <w:tcW w:w="1920" w:type="dxa"/>
                  <w:noWrap/>
                  <w:hideMark/>
                </w:tcPr>
                <w:p w14:paraId="42B91768"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3 (3, 4.5), n=28</w:t>
                  </w:r>
                </w:p>
              </w:tc>
              <w:tc>
                <w:tcPr>
                  <w:tcW w:w="960" w:type="dxa"/>
                  <w:noWrap/>
                  <w:hideMark/>
                </w:tcPr>
                <w:p w14:paraId="51C3C886"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0.933</w:t>
                  </w:r>
                </w:p>
              </w:tc>
            </w:tr>
            <w:tr w:rsidR="005E2F19" w:rsidRPr="00A9359D" w14:paraId="3EEBDD65" w14:textId="77777777" w:rsidTr="00387E29">
              <w:trPr>
                <w:trHeight w:val="290"/>
              </w:trPr>
              <w:tc>
                <w:tcPr>
                  <w:tcW w:w="2580" w:type="dxa"/>
                  <w:noWrap/>
                  <w:hideMark/>
                </w:tcPr>
                <w:p w14:paraId="4D1371C6"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Hypertension</w:t>
                  </w:r>
                </w:p>
              </w:tc>
              <w:tc>
                <w:tcPr>
                  <w:tcW w:w="1920" w:type="dxa"/>
                  <w:noWrap/>
                  <w:hideMark/>
                </w:tcPr>
                <w:p w14:paraId="7E00A306"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8/30 (27%)</w:t>
                  </w:r>
                </w:p>
              </w:tc>
              <w:tc>
                <w:tcPr>
                  <w:tcW w:w="1920" w:type="dxa"/>
                  <w:noWrap/>
                  <w:hideMark/>
                </w:tcPr>
                <w:p w14:paraId="797B252C"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10/28 (36%)</w:t>
                  </w:r>
                </w:p>
              </w:tc>
              <w:tc>
                <w:tcPr>
                  <w:tcW w:w="960" w:type="dxa"/>
                  <w:noWrap/>
                  <w:hideMark/>
                </w:tcPr>
                <w:p w14:paraId="044DFCE7"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0.457</w:t>
                  </w:r>
                </w:p>
              </w:tc>
            </w:tr>
            <w:tr w:rsidR="005E2F19" w:rsidRPr="00A9359D" w14:paraId="623A8166" w14:textId="77777777" w:rsidTr="00387E29">
              <w:trPr>
                <w:trHeight w:val="290"/>
              </w:trPr>
              <w:tc>
                <w:tcPr>
                  <w:tcW w:w="2580" w:type="dxa"/>
                  <w:noWrap/>
                  <w:hideMark/>
                </w:tcPr>
                <w:p w14:paraId="79993D5C"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Diabetes</w:t>
                  </w:r>
                </w:p>
              </w:tc>
              <w:tc>
                <w:tcPr>
                  <w:tcW w:w="1920" w:type="dxa"/>
                  <w:noWrap/>
                  <w:hideMark/>
                </w:tcPr>
                <w:p w14:paraId="06D3F22E"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8/30 (27%)</w:t>
                  </w:r>
                </w:p>
              </w:tc>
              <w:tc>
                <w:tcPr>
                  <w:tcW w:w="1920" w:type="dxa"/>
                  <w:noWrap/>
                  <w:hideMark/>
                </w:tcPr>
                <w:p w14:paraId="0BFE76A7"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5/28 (18%)</w:t>
                  </w:r>
                </w:p>
              </w:tc>
              <w:tc>
                <w:tcPr>
                  <w:tcW w:w="960" w:type="dxa"/>
                  <w:noWrap/>
                  <w:hideMark/>
                </w:tcPr>
                <w:p w14:paraId="3C1A9107"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0.421</w:t>
                  </w:r>
                </w:p>
              </w:tc>
            </w:tr>
            <w:tr w:rsidR="005E2F19" w:rsidRPr="00A9359D" w14:paraId="6ED60F13" w14:textId="77777777" w:rsidTr="00387E29">
              <w:trPr>
                <w:trHeight w:val="290"/>
              </w:trPr>
              <w:tc>
                <w:tcPr>
                  <w:tcW w:w="2580" w:type="dxa"/>
                  <w:noWrap/>
                  <w:hideMark/>
                </w:tcPr>
                <w:p w14:paraId="7983074F"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Chronic kidney disease</w:t>
                  </w:r>
                </w:p>
              </w:tc>
              <w:tc>
                <w:tcPr>
                  <w:tcW w:w="1920" w:type="dxa"/>
                  <w:noWrap/>
                  <w:hideMark/>
                </w:tcPr>
                <w:p w14:paraId="32BC5910"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2/30 (7%)</w:t>
                  </w:r>
                </w:p>
              </w:tc>
              <w:tc>
                <w:tcPr>
                  <w:tcW w:w="1920" w:type="dxa"/>
                  <w:noWrap/>
                  <w:hideMark/>
                </w:tcPr>
                <w:p w14:paraId="7EB17BEC"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3/28 (11%)</w:t>
                  </w:r>
                </w:p>
              </w:tc>
              <w:tc>
                <w:tcPr>
                  <w:tcW w:w="960" w:type="dxa"/>
                  <w:noWrap/>
                  <w:hideMark/>
                </w:tcPr>
                <w:p w14:paraId="79EC0704"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0.583</w:t>
                  </w:r>
                </w:p>
              </w:tc>
            </w:tr>
            <w:tr w:rsidR="005E2F19" w:rsidRPr="00A9359D" w14:paraId="6599270D" w14:textId="77777777" w:rsidTr="00387E29">
              <w:trPr>
                <w:trHeight w:val="290"/>
              </w:trPr>
              <w:tc>
                <w:tcPr>
                  <w:tcW w:w="2580" w:type="dxa"/>
                  <w:noWrap/>
                  <w:hideMark/>
                </w:tcPr>
                <w:p w14:paraId="250D3807"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Asthma</w:t>
                  </w:r>
                </w:p>
              </w:tc>
              <w:tc>
                <w:tcPr>
                  <w:tcW w:w="1920" w:type="dxa"/>
                  <w:noWrap/>
                  <w:hideMark/>
                </w:tcPr>
                <w:p w14:paraId="072B1C38"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1/30 (3%)</w:t>
                  </w:r>
                </w:p>
              </w:tc>
              <w:tc>
                <w:tcPr>
                  <w:tcW w:w="1920" w:type="dxa"/>
                  <w:noWrap/>
                  <w:hideMark/>
                </w:tcPr>
                <w:p w14:paraId="1BE64240"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7/28 (25%)</w:t>
                  </w:r>
                </w:p>
              </w:tc>
              <w:tc>
                <w:tcPr>
                  <w:tcW w:w="960" w:type="dxa"/>
                  <w:noWrap/>
                  <w:hideMark/>
                </w:tcPr>
                <w:p w14:paraId="6B8843AD"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b/>
                      <w:bCs/>
                      <w:color w:val="000000"/>
                      <w:sz w:val="24"/>
                      <w:szCs w:val="24"/>
                    </w:rPr>
                  </w:pPr>
                  <w:r w:rsidRPr="00387E29">
                    <w:rPr>
                      <w:rFonts w:ascii="Times New Roman" w:eastAsia="Times New Roman" w:hAnsi="Times New Roman" w:cs="Times New Roman"/>
                      <w:b/>
                      <w:bCs/>
                      <w:color w:val="000000"/>
                      <w:sz w:val="24"/>
                      <w:szCs w:val="24"/>
                    </w:rPr>
                    <w:t>0.017</w:t>
                  </w:r>
                </w:p>
              </w:tc>
            </w:tr>
            <w:tr w:rsidR="005E2F19" w:rsidRPr="00A9359D" w14:paraId="15785C40" w14:textId="77777777" w:rsidTr="00387E29">
              <w:trPr>
                <w:trHeight w:val="290"/>
              </w:trPr>
              <w:tc>
                <w:tcPr>
                  <w:tcW w:w="2580" w:type="dxa"/>
                  <w:noWrap/>
                  <w:hideMark/>
                </w:tcPr>
                <w:p w14:paraId="3F7C0A72"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COPD</w:t>
                  </w:r>
                </w:p>
              </w:tc>
              <w:tc>
                <w:tcPr>
                  <w:tcW w:w="1920" w:type="dxa"/>
                  <w:noWrap/>
                  <w:hideMark/>
                </w:tcPr>
                <w:p w14:paraId="14A98066"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5/30 (17%)</w:t>
                  </w:r>
                </w:p>
              </w:tc>
              <w:tc>
                <w:tcPr>
                  <w:tcW w:w="1920" w:type="dxa"/>
                  <w:noWrap/>
                  <w:hideMark/>
                </w:tcPr>
                <w:p w14:paraId="45AF7962"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8/28 (29%)</w:t>
                  </w:r>
                </w:p>
              </w:tc>
              <w:tc>
                <w:tcPr>
                  <w:tcW w:w="960" w:type="dxa"/>
                  <w:noWrap/>
                  <w:hideMark/>
                </w:tcPr>
                <w:p w14:paraId="77D08482"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0.277</w:t>
                  </w:r>
                </w:p>
              </w:tc>
            </w:tr>
            <w:tr w:rsidR="005E2F19" w:rsidRPr="00A9359D" w14:paraId="7AD1D528" w14:textId="77777777" w:rsidTr="00387E29">
              <w:trPr>
                <w:trHeight w:val="290"/>
              </w:trPr>
              <w:tc>
                <w:tcPr>
                  <w:tcW w:w="2580" w:type="dxa"/>
                  <w:noWrap/>
                  <w:hideMark/>
                </w:tcPr>
                <w:p w14:paraId="4577C1D1"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Cardiovascular disease</w:t>
                  </w:r>
                </w:p>
              </w:tc>
              <w:tc>
                <w:tcPr>
                  <w:tcW w:w="1920" w:type="dxa"/>
                  <w:noWrap/>
                  <w:hideMark/>
                </w:tcPr>
                <w:p w14:paraId="1E533C1B"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4/30 (13%)</w:t>
                  </w:r>
                </w:p>
              </w:tc>
              <w:tc>
                <w:tcPr>
                  <w:tcW w:w="1920" w:type="dxa"/>
                  <w:noWrap/>
                  <w:hideMark/>
                </w:tcPr>
                <w:p w14:paraId="7A358EBA"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5/28 (18%)</w:t>
                  </w:r>
                </w:p>
              </w:tc>
              <w:tc>
                <w:tcPr>
                  <w:tcW w:w="960" w:type="dxa"/>
                  <w:noWrap/>
                  <w:hideMark/>
                </w:tcPr>
                <w:p w14:paraId="73B17B3D"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0.634</w:t>
                  </w:r>
                </w:p>
              </w:tc>
            </w:tr>
            <w:tr w:rsidR="005E2F19" w:rsidRPr="00A9359D" w14:paraId="428E5B81" w14:textId="77777777" w:rsidTr="00387E29">
              <w:trPr>
                <w:trHeight w:val="290"/>
              </w:trPr>
              <w:tc>
                <w:tcPr>
                  <w:tcW w:w="2580" w:type="dxa"/>
                  <w:noWrap/>
                  <w:hideMark/>
                </w:tcPr>
                <w:p w14:paraId="5EEB656D"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Cirrhosis</w:t>
                  </w:r>
                </w:p>
              </w:tc>
              <w:tc>
                <w:tcPr>
                  <w:tcW w:w="1920" w:type="dxa"/>
                  <w:noWrap/>
                  <w:hideMark/>
                </w:tcPr>
                <w:p w14:paraId="079EF738"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2/30 (7%)</w:t>
                  </w:r>
                </w:p>
              </w:tc>
              <w:tc>
                <w:tcPr>
                  <w:tcW w:w="1920" w:type="dxa"/>
                  <w:noWrap/>
                  <w:hideMark/>
                </w:tcPr>
                <w:p w14:paraId="787ED30B"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1/28 (4%)</w:t>
                  </w:r>
                </w:p>
              </w:tc>
              <w:tc>
                <w:tcPr>
                  <w:tcW w:w="960" w:type="dxa"/>
                  <w:noWrap/>
                  <w:hideMark/>
                </w:tcPr>
                <w:p w14:paraId="34733393"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0.595</w:t>
                  </w:r>
                </w:p>
              </w:tc>
            </w:tr>
            <w:tr w:rsidR="005E2F19" w:rsidRPr="00A9359D" w14:paraId="13FB9050" w14:textId="77777777" w:rsidTr="00387E29">
              <w:trPr>
                <w:trHeight w:val="290"/>
              </w:trPr>
              <w:tc>
                <w:tcPr>
                  <w:tcW w:w="2580" w:type="dxa"/>
                  <w:noWrap/>
                  <w:hideMark/>
                </w:tcPr>
                <w:p w14:paraId="6A593A2E"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Immunosuppression</w:t>
                  </w:r>
                </w:p>
              </w:tc>
              <w:tc>
                <w:tcPr>
                  <w:tcW w:w="1920" w:type="dxa"/>
                  <w:noWrap/>
                  <w:hideMark/>
                </w:tcPr>
                <w:p w14:paraId="7C19DA23"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 /30 (7%)</w:t>
                  </w:r>
                </w:p>
              </w:tc>
              <w:tc>
                <w:tcPr>
                  <w:tcW w:w="1920" w:type="dxa"/>
                  <w:noWrap/>
                  <w:hideMark/>
                </w:tcPr>
                <w:p w14:paraId="06D27258"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3/28 (11%)</w:t>
                  </w:r>
                </w:p>
              </w:tc>
              <w:tc>
                <w:tcPr>
                  <w:tcW w:w="960" w:type="dxa"/>
                  <w:noWrap/>
                  <w:hideMark/>
                </w:tcPr>
                <w:p w14:paraId="52795696"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0.583</w:t>
                  </w:r>
                </w:p>
              </w:tc>
            </w:tr>
            <w:tr w:rsidR="005E2F19" w:rsidRPr="00A9359D" w14:paraId="04B8AB19" w14:textId="77777777" w:rsidTr="00387E29">
              <w:trPr>
                <w:trHeight w:val="290"/>
              </w:trPr>
              <w:tc>
                <w:tcPr>
                  <w:tcW w:w="2580" w:type="dxa"/>
                  <w:noWrap/>
                  <w:hideMark/>
                </w:tcPr>
                <w:p w14:paraId="34DBFC0B" w14:textId="261A97C5"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COVID</w:t>
                  </w:r>
                  <w:r w:rsidR="00266AEF">
                    <w:rPr>
                      <w:rFonts w:ascii="Times New Roman" w:eastAsia="Times New Roman" w:hAnsi="Times New Roman" w:cs="Times New Roman"/>
                      <w:color w:val="000000"/>
                      <w:sz w:val="24"/>
                      <w:szCs w:val="24"/>
                    </w:rPr>
                    <w:t>-19</w:t>
                  </w:r>
                </w:p>
              </w:tc>
              <w:tc>
                <w:tcPr>
                  <w:tcW w:w="1920" w:type="dxa"/>
                  <w:noWrap/>
                  <w:hideMark/>
                </w:tcPr>
                <w:p w14:paraId="76610790"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4 (11%)</w:t>
                  </w:r>
                </w:p>
              </w:tc>
              <w:tc>
                <w:tcPr>
                  <w:tcW w:w="1920" w:type="dxa"/>
                  <w:noWrap/>
                  <w:hideMark/>
                </w:tcPr>
                <w:p w14:paraId="036C09CA"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2 (7%)</w:t>
                  </w:r>
                </w:p>
              </w:tc>
              <w:tc>
                <w:tcPr>
                  <w:tcW w:w="960" w:type="dxa"/>
                  <w:noWrap/>
                  <w:hideMark/>
                </w:tcPr>
                <w:p w14:paraId="62C04234"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0.508</w:t>
                  </w:r>
                </w:p>
              </w:tc>
            </w:tr>
            <w:tr w:rsidR="005E2F19" w:rsidRPr="00A9359D" w14:paraId="58DE3B8F" w14:textId="77777777" w:rsidTr="00387E29">
              <w:trPr>
                <w:trHeight w:val="290"/>
              </w:trPr>
              <w:tc>
                <w:tcPr>
                  <w:tcW w:w="2580" w:type="dxa"/>
                  <w:noWrap/>
                  <w:hideMark/>
                </w:tcPr>
                <w:p w14:paraId="3B888844"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Sepsis</w:t>
                  </w:r>
                </w:p>
              </w:tc>
              <w:tc>
                <w:tcPr>
                  <w:tcW w:w="1920" w:type="dxa"/>
                  <w:noWrap/>
                  <w:hideMark/>
                </w:tcPr>
                <w:p w14:paraId="7FE07CA7"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7 (20%)</w:t>
                  </w:r>
                </w:p>
              </w:tc>
              <w:tc>
                <w:tcPr>
                  <w:tcW w:w="1920" w:type="dxa"/>
                  <w:noWrap/>
                  <w:hideMark/>
                </w:tcPr>
                <w:p w14:paraId="621B1EB5"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9 (30%)</w:t>
                  </w:r>
                </w:p>
              </w:tc>
              <w:tc>
                <w:tcPr>
                  <w:tcW w:w="960" w:type="dxa"/>
                  <w:noWrap/>
                  <w:hideMark/>
                </w:tcPr>
                <w:p w14:paraId="4575F253"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0.351</w:t>
                  </w:r>
                </w:p>
              </w:tc>
            </w:tr>
            <w:tr w:rsidR="005E2F19" w:rsidRPr="00A9359D" w14:paraId="16E384D1" w14:textId="77777777" w:rsidTr="00387E29">
              <w:trPr>
                <w:trHeight w:val="290"/>
              </w:trPr>
              <w:tc>
                <w:tcPr>
                  <w:tcW w:w="2580" w:type="dxa"/>
                  <w:noWrap/>
                  <w:hideMark/>
                </w:tcPr>
                <w:p w14:paraId="4C30B58B" w14:textId="77777777" w:rsidR="005E2F19" w:rsidRPr="00387E29" w:rsidRDefault="005E2F19" w:rsidP="000B7249">
                  <w:pPr>
                    <w:framePr w:hSpace="180" w:wrap="around" w:vAnchor="text" w:hAnchor="margin" w:xAlign="right" w:y="90"/>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Acute brain injury</w:t>
                  </w:r>
                </w:p>
              </w:tc>
              <w:tc>
                <w:tcPr>
                  <w:tcW w:w="1920" w:type="dxa"/>
                  <w:noWrap/>
                  <w:hideMark/>
                </w:tcPr>
                <w:p w14:paraId="03B16825"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 (3%)</w:t>
                  </w:r>
                </w:p>
              </w:tc>
              <w:tc>
                <w:tcPr>
                  <w:tcW w:w="1920" w:type="dxa"/>
                  <w:noWrap/>
                  <w:hideMark/>
                </w:tcPr>
                <w:p w14:paraId="47F51454"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1 (3%)</w:t>
                  </w:r>
                </w:p>
              </w:tc>
              <w:tc>
                <w:tcPr>
                  <w:tcW w:w="960" w:type="dxa"/>
                  <w:noWrap/>
                  <w:hideMark/>
                </w:tcPr>
                <w:p w14:paraId="2019BFE5" w14:textId="77777777" w:rsidR="005E2F19" w:rsidRPr="00387E29" w:rsidRDefault="005E2F19" w:rsidP="000B7249">
                  <w:pPr>
                    <w:framePr w:hSpace="180" w:wrap="around" w:vAnchor="text" w:hAnchor="margin" w:xAlign="right" w:y="90"/>
                    <w:jc w:val="center"/>
                    <w:rPr>
                      <w:rFonts w:ascii="Times New Roman" w:eastAsia="Times New Roman" w:hAnsi="Times New Roman" w:cs="Times New Roman"/>
                      <w:color w:val="000000"/>
                      <w:sz w:val="24"/>
                      <w:szCs w:val="24"/>
                    </w:rPr>
                  </w:pPr>
                  <w:r w:rsidRPr="00387E29">
                    <w:rPr>
                      <w:rFonts w:ascii="Times New Roman" w:eastAsia="Times New Roman" w:hAnsi="Times New Roman" w:cs="Times New Roman"/>
                      <w:color w:val="000000"/>
                      <w:sz w:val="24"/>
                      <w:szCs w:val="24"/>
                    </w:rPr>
                    <w:t>0.912</w:t>
                  </w:r>
                </w:p>
              </w:tc>
            </w:tr>
          </w:tbl>
          <w:p w14:paraId="3B1E40F1" w14:textId="7F119D9C" w:rsidR="00266AEF" w:rsidRDefault="00266AEF" w:rsidP="00387E29">
            <w:pPr>
              <w:pStyle w:val="Heading3"/>
              <w:jc w:val="both"/>
              <w:rPr>
                <w:color w:val="auto"/>
              </w:rPr>
            </w:pPr>
            <w:r w:rsidRPr="00625F67">
              <w:rPr>
                <w:rFonts w:ascii="Times New Roman" w:hAnsi="Times New Roman" w:cs="Times New Roman"/>
                <w:color w:val="auto"/>
              </w:rPr>
              <w:t xml:space="preserve">Table 1: Baseline demographics. APACHE, </w:t>
            </w:r>
            <w:r w:rsidR="00637989" w:rsidRPr="00625F67">
              <w:rPr>
                <w:rFonts w:ascii="Times New Roman" w:hAnsi="Times New Roman" w:cs="Times New Roman"/>
                <w:color w:val="auto"/>
              </w:rPr>
              <w:t>acute physiology and chronic health evaluation score</w:t>
            </w:r>
            <w:r w:rsidRPr="00625F67">
              <w:rPr>
                <w:rFonts w:ascii="Times New Roman" w:hAnsi="Times New Roman" w:cs="Times New Roman"/>
                <w:color w:val="auto"/>
              </w:rPr>
              <w:t>;</w:t>
            </w:r>
            <w:r w:rsidR="00637989" w:rsidRPr="00625F67">
              <w:rPr>
                <w:rFonts w:ascii="Times New Roman" w:hAnsi="Times New Roman" w:cs="Times New Roman"/>
                <w:color w:val="auto"/>
              </w:rPr>
              <w:t xml:space="preserve"> </w:t>
            </w:r>
            <w:r w:rsidRPr="00625F67">
              <w:rPr>
                <w:rFonts w:ascii="Times New Roman" w:hAnsi="Times New Roman" w:cs="Times New Roman"/>
                <w:color w:val="auto"/>
              </w:rPr>
              <w:t>BMI, body mass index; COPD, chronic obstructive pulmonary disease</w:t>
            </w:r>
            <w:r w:rsidR="00637989" w:rsidRPr="00625F67">
              <w:rPr>
                <w:rFonts w:ascii="Times New Roman" w:hAnsi="Times New Roman" w:cs="Times New Roman"/>
                <w:color w:val="auto"/>
              </w:rPr>
              <w:t xml:space="preserve">; </w:t>
            </w:r>
            <w:r w:rsidRPr="00625F67">
              <w:rPr>
                <w:rFonts w:ascii="Times New Roman" w:hAnsi="Times New Roman" w:cs="Times New Roman"/>
                <w:color w:val="auto"/>
              </w:rPr>
              <w:t>COVID-19,</w:t>
            </w:r>
            <w:r w:rsidR="00637989" w:rsidRPr="00625F67">
              <w:rPr>
                <w:rFonts w:ascii="Times New Roman" w:hAnsi="Times New Roman" w:cs="Times New Roman"/>
                <w:color w:val="auto"/>
              </w:rPr>
              <w:t xml:space="preserve"> coronavirus disease 2019;</w:t>
            </w:r>
            <w:r w:rsidRPr="00625F67">
              <w:rPr>
                <w:rFonts w:ascii="Times New Roman" w:hAnsi="Times New Roman" w:cs="Times New Roman"/>
                <w:color w:val="auto"/>
              </w:rPr>
              <w:t xml:space="preserve"> SOFA,</w:t>
            </w:r>
            <w:r w:rsidR="00637989" w:rsidRPr="00625F67">
              <w:rPr>
                <w:rFonts w:ascii="Times New Roman" w:hAnsi="Times New Roman" w:cs="Times New Roman"/>
                <w:color w:val="auto"/>
              </w:rPr>
              <w:t xml:space="preserve"> sequential organ specific assessment score</w:t>
            </w:r>
            <w:r w:rsidR="00637989" w:rsidRPr="00387E29">
              <w:rPr>
                <w:rFonts w:ascii="Times New Roman" w:hAnsi="Times New Roman" w:cs="Times New Roman"/>
              </w:rPr>
              <w:t xml:space="preserve">. </w:t>
            </w:r>
            <w:r w:rsidRPr="00387E29">
              <w:rPr>
                <w:rFonts w:ascii="Times New Roman" w:hAnsi="Times New Roman" w:cs="Times New Roman"/>
              </w:rPr>
              <w:t xml:space="preserve"> </w:t>
            </w:r>
          </w:p>
          <w:p w14:paraId="55E638E3" w14:textId="77777777" w:rsidR="00DB25BB" w:rsidRDefault="00DB25BB" w:rsidP="00387E29">
            <w:pPr>
              <w:pStyle w:val="Heading3"/>
              <w:rPr>
                <w:color w:val="auto"/>
              </w:rPr>
            </w:pPr>
          </w:p>
          <w:p w14:paraId="61BEA86F" w14:textId="082A32A9" w:rsidR="00062741" w:rsidRPr="004F4302" w:rsidRDefault="00062741" w:rsidP="00387E29">
            <w:pPr>
              <w:pStyle w:val="Heading3"/>
            </w:pPr>
            <w:r w:rsidRPr="00387E29">
              <w:rPr>
                <w:color w:val="auto"/>
              </w:rPr>
              <w:t>Oxygen saturation separation between groups</w:t>
            </w:r>
          </w:p>
          <w:p w14:paraId="7B1FB236" w14:textId="482B937C" w:rsidR="005D542D" w:rsidRPr="00387E29" w:rsidRDefault="00524DE2" w:rsidP="00387E29">
            <w:pPr>
              <w:spacing w:line="480" w:lineRule="auto"/>
              <w:jc w:val="both"/>
              <w:rPr>
                <w:rFonts w:ascii="Times New Roman" w:hAnsi="Times New Roman" w:cs="Times New Roman"/>
                <w:sz w:val="24"/>
                <w:szCs w:val="24"/>
              </w:rPr>
            </w:pPr>
            <w:r w:rsidRPr="00387E29">
              <w:rPr>
                <w:rFonts w:ascii="Times New Roman" w:hAnsi="Times New Roman" w:cs="Times New Roman"/>
                <w:sz w:val="24"/>
                <w:szCs w:val="24"/>
              </w:rPr>
              <w:t xml:space="preserve">Once recruited into the UK-ROX trial, patients were randomised to either conservative or usual oxygen targets. </w:t>
            </w:r>
            <w:r w:rsidR="009838DB" w:rsidRPr="00387E29">
              <w:rPr>
                <w:rFonts w:ascii="Times New Roman" w:hAnsi="Times New Roman" w:cs="Times New Roman"/>
                <w:sz w:val="24"/>
                <w:szCs w:val="24"/>
              </w:rPr>
              <w:t xml:space="preserve">Detailed oxygen saturation data was </w:t>
            </w:r>
            <w:r w:rsidR="00A9359D">
              <w:rPr>
                <w:rFonts w:ascii="Times New Roman" w:hAnsi="Times New Roman" w:cs="Times New Roman"/>
                <w:sz w:val="24"/>
                <w:szCs w:val="24"/>
              </w:rPr>
              <w:t>available</w:t>
            </w:r>
            <w:r w:rsidR="009838DB" w:rsidRPr="00387E29">
              <w:rPr>
                <w:rFonts w:ascii="Times New Roman" w:hAnsi="Times New Roman" w:cs="Times New Roman"/>
                <w:sz w:val="24"/>
                <w:szCs w:val="24"/>
              </w:rPr>
              <w:t xml:space="preserve"> for 58 patients </w:t>
            </w:r>
            <w:r w:rsidR="00A9359D">
              <w:rPr>
                <w:rFonts w:ascii="Times New Roman" w:hAnsi="Times New Roman" w:cs="Times New Roman"/>
                <w:sz w:val="24"/>
                <w:szCs w:val="24"/>
              </w:rPr>
              <w:t xml:space="preserve">(89%) </w:t>
            </w:r>
            <w:r w:rsidR="009838DB" w:rsidRPr="00387E29">
              <w:rPr>
                <w:rFonts w:ascii="Times New Roman" w:hAnsi="Times New Roman" w:cs="Times New Roman"/>
                <w:sz w:val="24"/>
                <w:szCs w:val="24"/>
              </w:rPr>
              <w:t>from pre-randomisation and at baseline. There was a clear separation of oxygen saturation targets between groups S</w:t>
            </w:r>
            <w:r w:rsidR="00A9359D">
              <w:rPr>
                <w:rFonts w:ascii="Times New Roman" w:hAnsi="Times New Roman" w:cs="Times New Roman"/>
                <w:sz w:val="24"/>
                <w:szCs w:val="24"/>
              </w:rPr>
              <w:t>p</w:t>
            </w:r>
            <w:r w:rsidR="009838DB" w:rsidRPr="00387E29">
              <w:rPr>
                <w:rFonts w:ascii="Times New Roman" w:hAnsi="Times New Roman" w:cs="Times New Roman"/>
                <w:sz w:val="24"/>
                <w:szCs w:val="24"/>
              </w:rPr>
              <w:t>O</w:t>
            </w:r>
            <w:r w:rsidR="009838DB" w:rsidRPr="00387E29">
              <w:rPr>
                <w:rFonts w:ascii="Times New Roman" w:hAnsi="Times New Roman" w:cs="Times New Roman"/>
                <w:sz w:val="24"/>
                <w:szCs w:val="24"/>
                <w:vertAlign w:val="subscript"/>
              </w:rPr>
              <w:t>2</w:t>
            </w:r>
            <w:r w:rsidR="009838DB" w:rsidRPr="00387E29">
              <w:rPr>
                <w:rFonts w:ascii="Times New Roman" w:hAnsi="Times New Roman" w:cs="Times New Roman"/>
                <w:sz w:val="24"/>
                <w:szCs w:val="24"/>
              </w:rPr>
              <w:t xml:space="preserve"> of 2.5</w:t>
            </w:r>
            <w:r w:rsidR="005D542D" w:rsidRPr="00387E29">
              <w:rPr>
                <w:rFonts w:ascii="Times New Roman" w:hAnsi="Times New Roman" w:cs="Times New Roman"/>
                <w:sz w:val="24"/>
                <w:szCs w:val="24"/>
              </w:rPr>
              <w:sym w:font="Symbol" w:char="F0B1"/>
            </w:r>
            <w:r w:rsidR="005D542D" w:rsidRPr="00387E29">
              <w:rPr>
                <w:rFonts w:ascii="Times New Roman" w:hAnsi="Times New Roman" w:cs="Times New Roman"/>
                <w:sz w:val="24"/>
                <w:szCs w:val="24"/>
              </w:rPr>
              <w:t xml:space="preserve">0.5% between groups. </w:t>
            </w:r>
            <w:r w:rsidR="003F36BC">
              <w:rPr>
                <w:rFonts w:ascii="Times New Roman" w:hAnsi="Times New Roman" w:cs="Times New Roman"/>
                <w:sz w:val="24"/>
                <w:szCs w:val="24"/>
              </w:rPr>
              <w:t xml:space="preserve">The details of the oxygen saturation separation </w:t>
            </w:r>
            <w:r w:rsidR="005D1AA9">
              <w:rPr>
                <w:rFonts w:ascii="Times New Roman" w:hAnsi="Times New Roman" w:cs="Times New Roman"/>
                <w:sz w:val="24"/>
                <w:szCs w:val="24"/>
              </w:rPr>
              <w:t>are</w:t>
            </w:r>
            <w:r w:rsidR="003F36BC">
              <w:rPr>
                <w:rFonts w:ascii="Times New Roman" w:hAnsi="Times New Roman" w:cs="Times New Roman"/>
                <w:sz w:val="24"/>
                <w:szCs w:val="24"/>
              </w:rPr>
              <w:t xml:space="preserve"> presented as table and figure. </w:t>
            </w:r>
          </w:p>
          <w:p w14:paraId="1D10E94C" w14:textId="5EC35F56" w:rsidR="00524DE2" w:rsidRDefault="00276188">
            <w:r w:rsidRPr="00276188">
              <w:rPr>
                <w:noProof/>
              </w:rPr>
              <w:lastRenderedPageBreak/>
              <w:drawing>
                <wp:inline distT="0" distB="0" distL="0" distR="0" wp14:anchorId="082D5703" wp14:editId="4E6FCFBA">
                  <wp:extent cx="5602605" cy="5141595"/>
                  <wp:effectExtent l="0" t="0" r="0" b="0"/>
                  <wp:docPr id="17771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04078" name=""/>
                          <pic:cNvPicPr/>
                        </pic:nvPicPr>
                        <pic:blipFill>
                          <a:blip r:embed="rId13"/>
                          <a:stretch>
                            <a:fillRect/>
                          </a:stretch>
                        </pic:blipFill>
                        <pic:spPr>
                          <a:xfrm>
                            <a:off x="0" y="0"/>
                            <a:ext cx="5602605" cy="5141595"/>
                          </a:xfrm>
                          <a:prstGeom prst="rect">
                            <a:avLst/>
                          </a:prstGeom>
                        </pic:spPr>
                      </pic:pic>
                    </a:graphicData>
                  </a:graphic>
                </wp:inline>
              </w:drawing>
            </w:r>
          </w:p>
          <w:p w14:paraId="57B21C6D" w14:textId="568EA00C" w:rsidR="00E1438F" w:rsidRPr="00387E29" w:rsidRDefault="00276188" w:rsidP="00387E29">
            <w:pPr>
              <w:shd w:val="clear" w:color="auto" w:fill="FFFFFF"/>
              <w:jc w:val="both"/>
              <w:textAlignment w:val="baseline"/>
              <w:rPr>
                <w:rFonts w:ascii="Times New Roman" w:hAnsi="Times New Roman" w:cs="Times New Roman"/>
                <w:color w:val="242424"/>
                <w:sz w:val="24"/>
                <w:szCs w:val="24"/>
              </w:rPr>
            </w:pPr>
            <w:r w:rsidRPr="00387E29">
              <w:rPr>
                <w:rFonts w:ascii="Times New Roman" w:hAnsi="Times New Roman" w:cs="Times New Roman"/>
                <w:b/>
                <w:bCs/>
                <w:sz w:val="24"/>
                <w:szCs w:val="24"/>
              </w:rPr>
              <w:t xml:space="preserve">Figure </w:t>
            </w:r>
            <w:r w:rsidR="005E2F19" w:rsidRPr="00387E29">
              <w:rPr>
                <w:rFonts w:ascii="Times New Roman" w:hAnsi="Times New Roman" w:cs="Times New Roman"/>
                <w:b/>
                <w:bCs/>
                <w:sz w:val="24"/>
                <w:szCs w:val="24"/>
              </w:rPr>
              <w:t>3</w:t>
            </w:r>
            <w:r w:rsidRPr="00387E29">
              <w:rPr>
                <w:rFonts w:ascii="Times New Roman" w:hAnsi="Times New Roman" w:cs="Times New Roman"/>
                <w:b/>
                <w:bCs/>
                <w:sz w:val="24"/>
                <w:szCs w:val="24"/>
              </w:rPr>
              <w:t>:</w:t>
            </w:r>
            <w:r w:rsidRPr="00387E29">
              <w:rPr>
                <w:rFonts w:ascii="Times New Roman" w:hAnsi="Times New Roman" w:cs="Times New Roman"/>
                <w:sz w:val="24"/>
                <w:szCs w:val="24"/>
              </w:rPr>
              <w:t xml:space="preserve"> </w:t>
            </w:r>
            <w:r w:rsidR="00E1438F" w:rsidRPr="00387E29">
              <w:rPr>
                <w:rFonts w:ascii="Times New Roman" w:hAnsi="Times New Roman" w:cs="Times New Roman"/>
                <w:color w:val="242424"/>
                <w:sz w:val="24"/>
                <w:szCs w:val="24"/>
              </w:rPr>
              <w:t>Peripheral oxygen saturation (S</w:t>
            </w:r>
            <w:r w:rsidR="004C5670">
              <w:rPr>
                <w:rFonts w:ascii="Times New Roman" w:hAnsi="Times New Roman" w:cs="Times New Roman"/>
                <w:color w:val="242424"/>
                <w:sz w:val="24"/>
                <w:szCs w:val="24"/>
              </w:rPr>
              <w:t>p</w:t>
            </w:r>
            <w:r w:rsidR="00E1438F" w:rsidRPr="00387E29">
              <w:rPr>
                <w:rFonts w:ascii="Times New Roman" w:hAnsi="Times New Roman" w:cs="Times New Roman"/>
                <w:color w:val="242424"/>
                <w:sz w:val="24"/>
                <w:szCs w:val="24"/>
              </w:rPr>
              <w:t>O</w:t>
            </w:r>
            <w:r w:rsidR="00E1438F" w:rsidRPr="004C5670">
              <w:rPr>
                <w:rFonts w:ascii="Times New Roman" w:hAnsi="Times New Roman" w:cs="Times New Roman"/>
                <w:color w:val="242424"/>
                <w:sz w:val="24"/>
                <w:szCs w:val="24"/>
                <w:vertAlign w:val="subscript"/>
              </w:rPr>
              <w:t>2</w:t>
            </w:r>
            <w:r w:rsidR="00E1438F" w:rsidRPr="00387E29">
              <w:rPr>
                <w:rFonts w:ascii="Times New Roman" w:hAnsi="Times New Roman" w:cs="Times New Roman"/>
                <w:color w:val="242424"/>
                <w:sz w:val="24"/>
                <w:szCs w:val="24"/>
              </w:rPr>
              <w:t xml:space="preserve">) from time since randomisation between treatment groups. Pre-randomisation included all patients from 12 hours before randomisation. Locally weighted scatterplot smoothing (LOWESS) was used to describe non-linear trends. Table of patient-level averages summarised every </w:t>
            </w:r>
            <w:ins w:id="1" w:author="Mark Brown" w:date="2026-07-21T11:26:00Z" w16du:dateUtc="2026-07-21T10:26:00Z">
              <w:r w:rsidR="000B7249">
                <w:rPr>
                  <w:rFonts w:ascii="Times New Roman" w:hAnsi="Times New Roman" w:cs="Times New Roman"/>
                  <w:color w:val="242424"/>
                  <w:sz w:val="24"/>
                  <w:szCs w:val="24"/>
                </w:rPr>
                <w:t>12</w:t>
              </w:r>
            </w:ins>
            <w:del w:id="2" w:author="Mark Brown" w:date="2026-07-21T11:26:00Z" w16du:dateUtc="2026-07-21T10:26:00Z">
              <w:r w:rsidR="00E1438F" w:rsidRPr="00387E29" w:rsidDel="000B7249">
                <w:rPr>
                  <w:rFonts w:ascii="Times New Roman" w:hAnsi="Times New Roman" w:cs="Times New Roman"/>
                  <w:color w:val="242424"/>
                  <w:sz w:val="24"/>
                  <w:szCs w:val="24"/>
                </w:rPr>
                <w:delText>6</w:delText>
              </w:r>
            </w:del>
            <w:r w:rsidR="00E1438F" w:rsidRPr="00387E29">
              <w:rPr>
                <w:rFonts w:ascii="Times New Roman" w:hAnsi="Times New Roman" w:cs="Times New Roman"/>
                <w:color w:val="242424"/>
                <w:sz w:val="24"/>
                <w:szCs w:val="24"/>
              </w:rPr>
              <w:t xml:space="preserve"> hours from time since randomisation and between treatment groups</w:t>
            </w:r>
            <w:ins w:id="3" w:author="Mark Brown" w:date="2026-07-21T11:27:00Z" w16du:dateUtc="2026-07-21T10:27:00Z">
              <w:r w:rsidR="000B7249">
                <w:rPr>
                  <w:rFonts w:ascii="Times New Roman" w:hAnsi="Times New Roman" w:cs="Times New Roman"/>
                  <w:color w:val="242424"/>
                  <w:sz w:val="24"/>
                  <w:szCs w:val="24"/>
                </w:rPr>
                <w:t>.</w:t>
              </w:r>
            </w:ins>
            <w:ins w:id="4" w:author="Mark Brown" w:date="2026-07-21T11:26:00Z" w16du:dateUtc="2026-07-21T10:26:00Z">
              <w:r w:rsidR="000B7249">
                <w:rPr>
                  <w:rFonts w:ascii="Times New Roman" w:hAnsi="Times New Roman" w:cs="Times New Roman"/>
                  <w:color w:val="242424"/>
                  <w:sz w:val="24"/>
                  <w:szCs w:val="24"/>
                </w:rPr>
                <w:t xml:space="preserve"> </w:t>
              </w:r>
            </w:ins>
            <w:ins w:id="5" w:author="Mark Brown" w:date="2026-07-21T11:27:00Z" w16du:dateUtc="2026-07-21T10:27:00Z">
              <w:r w:rsidR="000B7249">
                <w:rPr>
                  <w:rFonts w:ascii="Times New Roman" w:hAnsi="Times New Roman" w:cs="Times New Roman"/>
                  <w:color w:val="242424"/>
                  <w:sz w:val="24"/>
                  <w:szCs w:val="24"/>
                </w:rPr>
                <w:t>Differences were assessed with</w:t>
              </w:r>
            </w:ins>
            <w:ins w:id="6" w:author="Mark Brown" w:date="2026-07-21T11:26:00Z" w16du:dateUtc="2026-07-21T10:26:00Z">
              <w:r w:rsidR="000B7249">
                <w:rPr>
                  <w:rFonts w:ascii="Times New Roman" w:hAnsi="Times New Roman" w:cs="Times New Roman"/>
                  <w:color w:val="242424"/>
                  <w:sz w:val="24"/>
                  <w:szCs w:val="24"/>
                </w:rPr>
                <w:t xml:space="preserve"> Welch’s two-sample t-test.</w:t>
              </w:r>
            </w:ins>
            <w:del w:id="7" w:author="Mark Brown" w:date="2026-07-21T11:26:00Z" w16du:dateUtc="2026-07-21T10:26:00Z">
              <w:r w:rsidR="00E1438F" w:rsidRPr="00387E29" w:rsidDel="000B7249">
                <w:rPr>
                  <w:rFonts w:ascii="Times New Roman" w:hAnsi="Times New Roman" w:cs="Times New Roman"/>
                  <w:color w:val="242424"/>
                  <w:sz w:val="24"/>
                  <w:szCs w:val="24"/>
                </w:rPr>
                <w:delText>.</w:delText>
              </w:r>
            </w:del>
          </w:p>
          <w:p w14:paraId="6186E53F" w14:textId="77777777" w:rsidR="007B6AE8" w:rsidRDefault="007B6AE8" w:rsidP="00387E29">
            <w:pPr>
              <w:pStyle w:val="Heading3"/>
              <w:rPr>
                <w:color w:val="000000" w:themeColor="text1"/>
              </w:rPr>
            </w:pPr>
          </w:p>
          <w:p w14:paraId="46A827E5" w14:textId="1AF91AD4" w:rsidR="00F84143" w:rsidRPr="00387E29" w:rsidRDefault="00062741" w:rsidP="00387E29">
            <w:pPr>
              <w:pStyle w:val="Heading3"/>
              <w:rPr>
                <w:color w:val="000000" w:themeColor="text1"/>
              </w:rPr>
            </w:pPr>
            <w:r w:rsidRPr="00387E29">
              <w:rPr>
                <w:color w:val="000000" w:themeColor="text1"/>
              </w:rPr>
              <w:t>Endotracheal aspirate phospholipid composition</w:t>
            </w:r>
            <w:r w:rsidR="00790F14">
              <w:rPr>
                <w:color w:val="000000" w:themeColor="text1"/>
              </w:rPr>
              <w:t xml:space="preserve"> </w:t>
            </w:r>
            <w:r w:rsidRPr="00387E29">
              <w:rPr>
                <w:color w:val="000000" w:themeColor="text1"/>
              </w:rPr>
              <w:t xml:space="preserve"> </w:t>
            </w:r>
          </w:p>
          <w:p w14:paraId="4BF18CB0" w14:textId="5D1CB5EC" w:rsidR="00487637" w:rsidRDefault="00487637" w:rsidP="00637989">
            <w:pPr>
              <w:spacing w:line="480" w:lineRule="auto"/>
              <w:jc w:val="both"/>
              <w:rPr>
                <w:rFonts w:ascii="Times New Roman" w:hAnsi="Times New Roman" w:cs="Times New Roman"/>
                <w:sz w:val="24"/>
                <w:szCs w:val="24"/>
              </w:rPr>
            </w:pPr>
            <w:r w:rsidRPr="00387E29">
              <w:rPr>
                <w:rFonts w:ascii="Times New Roman" w:hAnsi="Times New Roman" w:cs="Times New Roman"/>
                <w:sz w:val="24"/>
                <w:szCs w:val="24"/>
              </w:rPr>
              <w:t>The phospholipid fraction extracted from the ETA consisted of phosphatidylcholines</w:t>
            </w:r>
            <w:r w:rsidR="00A9359D" w:rsidRPr="00387E29">
              <w:rPr>
                <w:rFonts w:ascii="Times New Roman" w:hAnsi="Times New Roman" w:cs="Times New Roman"/>
                <w:sz w:val="24"/>
                <w:szCs w:val="24"/>
              </w:rPr>
              <w:t xml:space="preserve"> (PC)</w:t>
            </w:r>
            <w:r w:rsidRPr="00387E29">
              <w:rPr>
                <w:rFonts w:ascii="Times New Roman" w:hAnsi="Times New Roman" w:cs="Times New Roman"/>
                <w:sz w:val="24"/>
                <w:szCs w:val="24"/>
              </w:rPr>
              <w:t>, phosphatidylethanolamine</w:t>
            </w:r>
            <w:r w:rsidR="00A9359D" w:rsidRPr="00387E29">
              <w:rPr>
                <w:rFonts w:ascii="Times New Roman" w:hAnsi="Times New Roman" w:cs="Times New Roman"/>
                <w:sz w:val="24"/>
                <w:szCs w:val="24"/>
              </w:rPr>
              <w:t xml:space="preserve"> (PE)</w:t>
            </w:r>
            <w:r w:rsidRPr="00387E29">
              <w:rPr>
                <w:rFonts w:ascii="Times New Roman" w:hAnsi="Times New Roman" w:cs="Times New Roman"/>
                <w:sz w:val="24"/>
                <w:szCs w:val="24"/>
              </w:rPr>
              <w:t>, phosphatidylserine</w:t>
            </w:r>
            <w:r w:rsidR="00A9359D" w:rsidRPr="00387E29">
              <w:rPr>
                <w:rFonts w:ascii="Times New Roman" w:hAnsi="Times New Roman" w:cs="Times New Roman"/>
                <w:sz w:val="24"/>
                <w:szCs w:val="24"/>
              </w:rPr>
              <w:t xml:space="preserve"> (PS)</w:t>
            </w:r>
            <w:r w:rsidRPr="00387E29">
              <w:rPr>
                <w:rFonts w:ascii="Times New Roman" w:hAnsi="Times New Roman" w:cs="Times New Roman"/>
                <w:sz w:val="24"/>
                <w:szCs w:val="24"/>
              </w:rPr>
              <w:t>, phosphatidylinositol</w:t>
            </w:r>
            <w:r w:rsidR="00A9359D" w:rsidRPr="00387E29">
              <w:rPr>
                <w:rFonts w:ascii="Times New Roman" w:hAnsi="Times New Roman" w:cs="Times New Roman"/>
                <w:sz w:val="24"/>
                <w:szCs w:val="24"/>
              </w:rPr>
              <w:t xml:space="preserve"> (PI)</w:t>
            </w:r>
            <w:r w:rsidRPr="00387E29">
              <w:rPr>
                <w:rFonts w:ascii="Times New Roman" w:hAnsi="Times New Roman" w:cs="Times New Roman"/>
                <w:sz w:val="24"/>
                <w:szCs w:val="24"/>
              </w:rPr>
              <w:t>, sphingomyelin</w:t>
            </w:r>
            <w:r w:rsidR="00A9359D" w:rsidRPr="00387E29">
              <w:rPr>
                <w:rFonts w:ascii="Times New Roman" w:hAnsi="Times New Roman" w:cs="Times New Roman"/>
                <w:sz w:val="24"/>
                <w:szCs w:val="24"/>
              </w:rPr>
              <w:t xml:space="preserve"> (SM)</w:t>
            </w:r>
            <w:r w:rsidRPr="00387E29">
              <w:rPr>
                <w:rFonts w:ascii="Times New Roman" w:hAnsi="Times New Roman" w:cs="Times New Roman"/>
                <w:sz w:val="24"/>
                <w:szCs w:val="24"/>
              </w:rPr>
              <w:t>, phosphatidylglycerol</w:t>
            </w:r>
            <w:r w:rsidR="00A9359D" w:rsidRPr="00387E29">
              <w:rPr>
                <w:rFonts w:ascii="Times New Roman" w:hAnsi="Times New Roman" w:cs="Times New Roman"/>
                <w:sz w:val="24"/>
                <w:szCs w:val="24"/>
              </w:rPr>
              <w:t xml:space="preserve"> (PG)</w:t>
            </w:r>
            <w:r w:rsidRPr="00387E29">
              <w:rPr>
                <w:rFonts w:ascii="Times New Roman" w:hAnsi="Times New Roman" w:cs="Times New Roman"/>
                <w:sz w:val="24"/>
                <w:szCs w:val="24"/>
              </w:rPr>
              <w:t xml:space="preserve"> and lysophosphatidylcholine</w:t>
            </w:r>
            <w:r w:rsidR="00A9359D" w:rsidRPr="00387E29">
              <w:rPr>
                <w:rFonts w:ascii="Times New Roman" w:hAnsi="Times New Roman" w:cs="Times New Roman"/>
                <w:sz w:val="24"/>
                <w:szCs w:val="24"/>
              </w:rPr>
              <w:t xml:space="preserve"> (LPC)</w:t>
            </w:r>
            <w:r w:rsidRPr="00387E29">
              <w:rPr>
                <w:rFonts w:ascii="Times New Roman" w:hAnsi="Times New Roman" w:cs="Times New Roman"/>
                <w:sz w:val="24"/>
                <w:szCs w:val="24"/>
              </w:rPr>
              <w:t>. The fractional composition of the phospholipid fraction is presented as pictorial figure</w:t>
            </w:r>
            <w:r w:rsidR="00F84143">
              <w:rPr>
                <w:rFonts w:ascii="Times New Roman" w:hAnsi="Times New Roman" w:cs="Times New Roman"/>
                <w:sz w:val="24"/>
                <w:szCs w:val="24"/>
              </w:rPr>
              <w:t xml:space="preserve"> (Fig 4)</w:t>
            </w:r>
            <w:r w:rsidRPr="00387E29">
              <w:rPr>
                <w:rFonts w:ascii="Times New Roman" w:hAnsi="Times New Roman" w:cs="Times New Roman"/>
                <w:sz w:val="24"/>
                <w:szCs w:val="24"/>
              </w:rPr>
              <w:t xml:space="preserve">. </w:t>
            </w:r>
            <w:r w:rsidR="003F36BC" w:rsidRPr="00387E29">
              <w:rPr>
                <w:rFonts w:ascii="Times New Roman" w:hAnsi="Times New Roman" w:cs="Times New Roman"/>
                <w:sz w:val="24"/>
                <w:szCs w:val="24"/>
              </w:rPr>
              <w:lastRenderedPageBreak/>
              <w:t>There w</w:t>
            </w:r>
            <w:r w:rsidR="002B1978">
              <w:rPr>
                <w:rFonts w:ascii="Times New Roman" w:hAnsi="Times New Roman" w:cs="Times New Roman"/>
                <w:sz w:val="24"/>
                <w:szCs w:val="24"/>
              </w:rPr>
              <w:t>ere</w:t>
            </w:r>
            <w:r w:rsidR="003F36BC" w:rsidRPr="00387E29">
              <w:rPr>
                <w:rFonts w:ascii="Times New Roman" w:hAnsi="Times New Roman" w:cs="Times New Roman"/>
                <w:sz w:val="24"/>
                <w:szCs w:val="24"/>
              </w:rPr>
              <w:t xml:space="preserve"> no difference</w:t>
            </w:r>
            <w:r w:rsidR="002B1978">
              <w:rPr>
                <w:rFonts w:ascii="Times New Roman" w:hAnsi="Times New Roman" w:cs="Times New Roman"/>
                <w:sz w:val="24"/>
                <w:szCs w:val="24"/>
              </w:rPr>
              <w:t>s</w:t>
            </w:r>
            <w:r w:rsidR="003F36BC" w:rsidRPr="00387E29">
              <w:rPr>
                <w:rFonts w:ascii="Times New Roman" w:hAnsi="Times New Roman" w:cs="Times New Roman"/>
                <w:sz w:val="24"/>
                <w:szCs w:val="24"/>
              </w:rPr>
              <w:t xml:space="preserve"> in the individual phospholipid fractions between conservative and usual groups. </w:t>
            </w:r>
          </w:p>
          <w:p w14:paraId="476284AF" w14:textId="2F181D52" w:rsidR="00F84143" w:rsidRPr="00790F14" w:rsidRDefault="00F84143" w:rsidP="00387E29">
            <w:r w:rsidRPr="00651238">
              <w:rPr>
                <w:noProof/>
              </w:rPr>
              <w:drawing>
                <wp:inline distT="0" distB="0" distL="0" distR="0" wp14:anchorId="4B2997A6" wp14:editId="0E13ACAE">
                  <wp:extent cx="4057200" cy="2296800"/>
                  <wp:effectExtent l="0" t="0" r="0" b="1905"/>
                  <wp:docPr id="68029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67036" name=""/>
                          <pic:cNvPicPr/>
                        </pic:nvPicPr>
                        <pic:blipFill rotWithShape="1">
                          <a:blip r:embed="rId14"/>
                          <a:srcRect t="2262"/>
                          <a:stretch>
                            <a:fillRect/>
                          </a:stretch>
                        </pic:blipFill>
                        <pic:spPr bwMode="auto">
                          <a:xfrm>
                            <a:off x="0" y="0"/>
                            <a:ext cx="4057200" cy="2296800"/>
                          </a:xfrm>
                          <a:prstGeom prst="rect">
                            <a:avLst/>
                          </a:prstGeom>
                          <a:ln>
                            <a:noFill/>
                          </a:ln>
                          <a:extLst>
                            <a:ext uri="{53640926-AAD7-44D8-BBD7-CCE9431645EC}">
                              <a14:shadowObscured xmlns:a14="http://schemas.microsoft.com/office/drawing/2010/main"/>
                            </a:ext>
                          </a:extLst>
                        </pic:spPr>
                      </pic:pic>
                    </a:graphicData>
                  </a:graphic>
                </wp:inline>
              </w:drawing>
            </w:r>
          </w:p>
          <w:p w14:paraId="23F3D43E" w14:textId="77777777" w:rsidR="00F84143" w:rsidRDefault="00F84143" w:rsidP="00387E29">
            <w:pPr>
              <w:jc w:val="both"/>
              <w:rPr>
                <w:rFonts w:ascii="Times New Roman" w:hAnsi="Times New Roman" w:cs="Times New Roman"/>
                <w:sz w:val="24"/>
                <w:szCs w:val="24"/>
              </w:rPr>
            </w:pPr>
            <w:r w:rsidRPr="00794F85">
              <w:rPr>
                <w:rFonts w:ascii="Times New Roman" w:hAnsi="Times New Roman" w:cs="Times New Roman"/>
                <w:b/>
                <w:bCs/>
                <w:sz w:val="24"/>
                <w:szCs w:val="24"/>
              </w:rPr>
              <w:t>Figure 4:</w:t>
            </w:r>
            <w:r>
              <w:rPr>
                <w:rFonts w:ascii="Times New Roman" w:hAnsi="Times New Roman" w:cs="Times New Roman"/>
                <w:sz w:val="24"/>
                <w:szCs w:val="24"/>
              </w:rPr>
              <w:t xml:space="preserve"> Pictorial view of the fractional phospholipid composition within the ETA lipidomic analysis. A-C: conservative group (A, T=0, B, T=48 and C, T=72 hours) and D-F: usual group (D, T=0, E, T=48 and F, T=72 hours). Results are presented as median mol%. There was no statistical difference between the groups. </w:t>
            </w:r>
          </w:p>
          <w:p w14:paraId="6B694478" w14:textId="6942435F" w:rsidR="00DB25BB" w:rsidRDefault="003F36BC" w:rsidP="005E2F1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Of those 65 participants, </w:t>
            </w:r>
            <w:r w:rsidR="00A86DF3" w:rsidRPr="00387E29">
              <w:rPr>
                <w:rFonts w:ascii="Times New Roman" w:hAnsi="Times New Roman" w:cs="Times New Roman"/>
                <w:sz w:val="24"/>
                <w:szCs w:val="24"/>
              </w:rPr>
              <w:t xml:space="preserve">62 patients had tracheal aspirate samples taken and analysed at baseline. </w:t>
            </w:r>
            <w:r w:rsidRPr="009B0D5E">
              <w:rPr>
                <w:rFonts w:ascii="Times New Roman" w:hAnsi="Times New Roman" w:cs="Times New Roman"/>
                <w:sz w:val="24"/>
                <w:szCs w:val="24"/>
              </w:rPr>
              <w:t xml:space="preserve">As expected, the ETA phospholipid composition </w:t>
            </w:r>
            <w:r w:rsidR="00F84143" w:rsidRPr="009B0D5E">
              <w:rPr>
                <w:rFonts w:ascii="Times New Roman" w:hAnsi="Times New Roman" w:cs="Times New Roman"/>
                <w:sz w:val="24"/>
                <w:szCs w:val="24"/>
              </w:rPr>
              <w:t xml:space="preserve">consisted </w:t>
            </w:r>
            <w:r w:rsidR="002B1978" w:rsidRPr="009B0D5E">
              <w:rPr>
                <w:rFonts w:ascii="Times New Roman" w:hAnsi="Times New Roman" w:cs="Times New Roman"/>
                <w:sz w:val="24"/>
                <w:szCs w:val="24"/>
              </w:rPr>
              <w:t>of PC</w:t>
            </w:r>
            <w:r>
              <w:rPr>
                <w:rFonts w:ascii="Times New Roman" w:hAnsi="Times New Roman" w:cs="Times New Roman"/>
                <w:sz w:val="24"/>
                <w:szCs w:val="24"/>
              </w:rPr>
              <w:t>, and the principal PC involved in surface reduction, PC32:0 predominates (26</w:t>
            </w:r>
            <w:r w:rsidR="002B1978">
              <w:rPr>
                <w:rFonts w:ascii="Times New Roman" w:hAnsi="Times New Roman" w:cs="Times New Roman"/>
                <w:sz w:val="24"/>
                <w:szCs w:val="24"/>
              </w:rPr>
              <w:t>.3</w:t>
            </w:r>
            <w:r>
              <w:rPr>
                <w:rFonts w:ascii="Times New Roman" w:hAnsi="Times New Roman" w:cs="Times New Roman"/>
                <w:sz w:val="24"/>
                <w:szCs w:val="24"/>
              </w:rPr>
              <w:t xml:space="preserve">%). However, this was much lower proportion </w:t>
            </w:r>
            <w:r w:rsidR="00A9359D">
              <w:rPr>
                <w:rFonts w:ascii="Times New Roman" w:hAnsi="Times New Roman" w:cs="Times New Roman"/>
                <w:sz w:val="24"/>
                <w:szCs w:val="24"/>
              </w:rPr>
              <w:t xml:space="preserve">in comparison to healthy humans </w:t>
            </w:r>
            <w:r>
              <w:rPr>
                <w:rFonts w:ascii="Times New Roman" w:hAnsi="Times New Roman" w:cs="Times New Roman"/>
                <w:sz w:val="24"/>
                <w:szCs w:val="24"/>
              </w:rPr>
              <w:t>(~50%)</w:t>
            </w:r>
            <w:r w:rsidR="00FC20A1" w:rsidRPr="00FC20A1">
              <w:rPr>
                <w:rFonts w:ascii="Times New Roman" w:hAnsi="Times New Roman" w:cs="Times New Roman"/>
                <w:sz w:val="24"/>
                <w:szCs w:val="24"/>
                <w:vertAlign w:val="superscript"/>
              </w:rPr>
              <w:t>5</w:t>
            </w:r>
            <w:r>
              <w:rPr>
                <w:rFonts w:ascii="Times New Roman" w:hAnsi="Times New Roman" w:cs="Times New Roman"/>
                <w:sz w:val="24"/>
                <w:szCs w:val="24"/>
              </w:rPr>
              <w:t>.  There was no difference in the composition of PC32:0 between both groups and there were no changes overtime following the initiation of intervention (primary outcome). Similarly, there w</w:t>
            </w:r>
            <w:r w:rsidR="002B1978">
              <w:rPr>
                <w:rFonts w:ascii="Times New Roman" w:hAnsi="Times New Roman" w:cs="Times New Roman"/>
                <w:sz w:val="24"/>
                <w:szCs w:val="24"/>
              </w:rPr>
              <w:t>er</w:t>
            </w:r>
            <w:r w:rsidR="00900376">
              <w:rPr>
                <w:rFonts w:ascii="Times New Roman" w:hAnsi="Times New Roman" w:cs="Times New Roman"/>
                <w:sz w:val="24"/>
                <w:szCs w:val="24"/>
              </w:rPr>
              <w:t>e</w:t>
            </w:r>
            <w:r>
              <w:rPr>
                <w:rFonts w:ascii="Times New Roman" w:hAnsi="Times New Roman" w:cs="Times New Roman"/>
                <w:sz w:val="24"/>
                <w:szCs w:val="24"/>
              </w:rPr>
              <w:t xml:space="preserve"> no differences in the calculated surfactant index </w:t>
            </w:r>
            <w:r w:rsidR="005D1AA9">
              <w:rPr>
                <w:rFonts w:ascii="Times New Roman" w:hAnsi="Times New Roman" w:cs="Times New Roman"/>
                <w:sz w:val="24"/>
                <w:szCs w:val="24"/>
              </w:rPr>
              <w:t xml:space="preserve">or total selected PC concentrations </w:t>
            </w:r>
            <w:r>
              <w:rPr>
                <w:rFonts w:ascii="Times New Roman" w:hAnsi="Times New Roman" w:cs="Times New Roman"/>
                <w:sz w:val="24"/>
                <w:szCs w:val="24"/>
              </w:rPr>
              <w:t>between gro</w:t>
            </w:r>
            <w:r w:rsidR="005D1AA9">
              <w:rPr>
                <w:rFonts w:ascii="Times New Roman" w:hAnsi="Times New Roman" w:cs="Times New Roman"/>
                <w:sz w:val="24"/>
                <w:szCs w:val="24"/>
              </w:rPr>
              <w:t>u</w:t>
            </w:r>
            <w:r>
              <w:rPr>
                <w:rFonts w:ascii="Times New Roman" w:hAnsi="Times New Roman" w:cs="Times New Roman"/>
                <w:sz w:val="24"/>
                <w:szCs w:val="24"/>
              </w:rPr>
              <w:t xml:space="preserve">ps and over time. </w:t>
            </w:r>
          </w:p>
          <w:tbl>
            <w:tblPr>
              <w:tblStyle w:val="TableGrid"/>
              <w:tblW w:w="8500" w:type="dxa"/>
              <w:tblLook w:val="04A0" w:firstRow="1" w:lastRow="0" w:firstColumn="1" w:lastColumn="0" w:noHBand="0" w:noVBand="1"/>
            </w:tblPr>
            <w:tblGrid>
              <w:gridCol w:w="2404"/>
              <w:gridCol w:w="704"/>
              <w:gridCol w:w="1645"/>
              <w:gridCol w:w="1676"/>
              <w:gridCol w:w="1363"/>
              <w:gridCol w:w="708"/>
            </w:tblGrid>
            <w:tr w:rsidR="000E15AF" w:rsidRPr="00EB28F8" w14:paraId="39F3EDF5" w14:textId="77777777" w:rsidTr="00FF5F4D">
              <w:tc>
                <w:tcPr>
                  <w:tcW w:w="2404" w:type="dxa"/>
                </w:tcPr>
                <w:p w14:paraId="49FB5DC2"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p>
              </w:tc>
              <w:tc>
                <w:tcPr>
                  <w:tcW w:w="704" w:type="dxa"/>
                </w:tcPr>
                <w:p w14:paraId="4B48A62E" w14:textId="77777777" w:rsidR="000E15AF" w:rsidRPr="00EB28F8" w:rsidRDefault="000E15AF" w:rsidP="000B7249">
                  <w:pPr>
                    <w:pStyle w:val="NoSpacing"/>
                    <w:framePr w:hSpace="180" w:wrap="around" w:vAnchor="text" w:hAnchor="margin" w:xAlign="right" w:y="90"/>
                    <w:jc w:val="center"/>
                    <w:rPr>
                      <w:rFonts w:ascii="Times New Roman" w:hAnsi="Times New Roman" w:cs="Times New Roman"/>
                      <w:sz w:val="20"/>
                      <w:szCs w:val="20"/>
                    </w:rPr>
                  </w:pPr>
                  <w:r w:rsidRPr="00EB28F8">
                    <w:rPr>
                      <w:rFonts w:ascii="Times New Roman" w:hAnsi="Times New Roman" w:cs="Times New Roman"/>
                      <w:sz w:val="20"/>
                      <w:szCs w:val="20"/>
                    </w:rPr>
                    <w:t>Time</w:t>
                  </w:r>
                </w:p>
              </w:tc>
              <w:tc>
                <w:tcPr>
                  <w:tcW w:w="1645" w:type="dxa"/>
                </w:tcPr>
                <w:p w14:paraId="3D1C1039" w14:textId="77777777" w:rsidR="000E15AF" w:rsidRPr="00EB28F8" w:rsidRDefault="000E15AF" w:rsidP="000B7249">
                  <w:pPr>
                    <w:pStyle w:val="NoSpacing"/>
                    <w:framePr w:hSpace="180" w:wrap="around" w:vAnchor="text" w:hAnchor="margin" w:xAlign="right" w:y="90"/>
                    <w:jc w:val="center"/>
                    <w:rPr>
                      <w:rFonts w:ascii="Times New Roman" w:hAnsi="Times New Roman" w:cs="Times New Roman"/>
                      <w:sz w:val="20"/>
                      <w:szCs w:val="20"/>
                    </w:rPr>
                  </w:pPr>
                  <w:r w:rsidRPr="00EB28F8">
                    <w:rPr>
                      <w:rFonts w:ascii="Times New Roman" w:hAnsi="Times New Roman" w:cs="Times New Roman"/>
                      <w:sz w:val="20"/>
                      <w:szCs w:val="20"/>
                    </w:rPr>
                    <w:t>Usual</w:t>
                  </w:r>
                </w:p>
              </w:tc>
              <w:tc>
                <w:tcPr>
                  <w:tcW w:w="1676" w:type="dxa"/>
                </w:tcPr>
                <w:p w14:paraId="78A7288E" w14:textId="77777777" w:rsidR="000E15AF" w:rsidRPr="00EB28F8" w:rsidRDefault="000E15AF" w:rsidP="000B7249">
                  <w:pPr>
                    <w:pStyle w:val="NoSpacing"/>
                    <w:framePr w:hSpace="180" w:wrap="around" w:vAnchor="text" w:hAnchor="margin" w:xAlign="right" w:y="90"/>
                    <w:jc w:val="center"/>
                    <w:rPr>
                      <w:rFonts w:ascii="Times New Roman" w:hAnsi="Times New Roman" w:cs="Times New Roman"/>
                      <w:sz w:val="20"/>
                      <w:szCs w:val="20"/>
                    </w:rPr>
                  </w:pPr>
                  <w:r w:rsidRPr="00EB28F8">
                    <w:rPr>
                      <w:rFonts w:ascii="Times New Roman" w:hAnsi="Times New Roman" w:cs="Times New Roman"/>
                      <w:sz w:val="20"/>
                      <w:szCs w:val="20"/>
                    </w:rPr>
                    <w:t>Conservative</w:t>
                  </w:r>
                </w:p>
              </w:tc>
              <w:tc>
                <w:tcPr>
                  <w:tcW w:w="1363" w:type="dxa"/>
                </w:tcPr>
                <w:p w14:paraId="3FCBC539" w14:textId="77777777" w:rsidR="000E15AF" w:rsidRPr="00EB28F8" w:rsidRDefault="000E15AF" w:rsidP="000B7249">
                  <w:pPr>
                    <w:pStyle w:val="NoSpacing"/>
                    <w:framePr w:hSpace="180" w:wrap="around" w:vAnchor="text" w:hAnchor="margin" w:xAlign="right" w:y="90"/>
                    <w:jc w:val="center"/>
                    <w:rPr>
                      <w:rFonts w:ascii="Times New Roman" w:hAnsi="Times New Roman" w:cs="Times New Roman"/>
                      <w:sz w:val="20"/>
                      <w:szCs w:val="20"/>
                    </w:rPr>
                  </w:pPr>
                  <w:r w:rsidRPr="00EB28F8">
                    <w:rPr>
                      <w:rFonts w:ascii="Times New Roman" w:hAnsi="Times New Roman" w:cs="Times New Roman"/>
                      <w:sz w:val="20"/>
                      <w:szCs w:val="20"/>
                    </w:rPr>
                    <w:t>Difference</w:t>
                  </w:r>
                </w:p>
                <w:p w14:paraId="0759FC4B" w14:textId="77777777" w:rsidR="000E15AF" w:rsidRPr="00EB28F8" w:rsidRDefault="000E15AF" w:rsidP="000B7249">
                  <w:pPr>
                    <w:pStyle w:val="NoSpacing"/>
                    <w:framePr w:hSpace="180" w:wrap="around" w:vAnchor="text" w:hAnchor="margin" w:xAlign="right" w:y="90"/>
                    <w:jc w:val="center"/>
                    <w:rPr>
                      <w:rFonts w:ascii="Times New Roman" w:hAnsi="Times New Roman" w:cs="Times New Roman"/>
                      <w:sz w:val="20"/>
                      <w:szCs w:val="20"/>
                    </w:rPr>
                  </w:pPr>
                  <w:r w:rsidRPr="00EB28F8">
                    <w:rPr>
                      <w:rFonts w:ascii="Times New Roman" w:hAnsi="Times New Roman" w:cs="Times New Roman"/>
                      <w:sz w:val="20"/>
                      <w:szCs w:val="20"/>
                    </w:rPr>
                    <w:t>(95% CI)</w:t>
                  </w:r>
                  <w:r w:rsidRPr="00EB28F8">
                    <w:rPr>
                      <w:rFonts w:ascii="Times New Roman" w:hAnsi="Times New Roman" w:cs="Times New Roman"/>
                      <w:sz w:val="20"/>
                      <w:szCs w:val="20"/>
                    </w:rPr>
                    <w:sym w:font="Symbol" w:char="F02A"/>
                  </w:r>
                </w:p>
              </w:tc>
              <w:tc>
                <w:tcPr>
                  <w:tcW w:w="708" w:type="dxa"/>
                </w:tcPr>
                <w:p w14:paraId="223081E5" w14:textId="77777777" w:rsidR="000E15AF" w:rsidRPr="00EB28F8" w:rsidRDefault="000E15AF" w:rsidP="000B7249">
                  <w:pPr>
                    <w:pStyle w:val="NoSpacing"/>
                    <w:framePr w:hSpace="180" w:wrap="around" w:vAnchor="text" w:hAnchor="margin" w:xAlign="right" w:y="90"/>
                    <w:jc w:val="center"/>
                    <w:rPr>
                      <w:rFonts w:ascii="Times New Roman" w:hAnsi="Times New Roman" w:cs="Times New Roman"/>
                      <w:sz w:val="20"/>
                      <w:szCs w:val="20"/>
                    </w:rPr>
                  </w:pPr>
                  <w:r w:rsidRPr="00EB28F8">
                    <w:rPr>
                      <w:rFonts w:ascii="Times New Roman" w:hAnsi="Times New Roman" w:cs="Times New Roman"/>
                      <w:sz w:val="20"/>
                      <w:szCs w:val="20"/>
                    </w:rPr>
                    <w:t>p-value</w:t>
                  </w:r>
                </w:p>
              </w:tc>
            </w:tr>
            <w:tr w:rsidR="000E15AF" w:rsidRPr="00EB28F8" w14:paraId="2FB06778" w14:textId="77777777" w:rsidTr="00FF5F4D">
              <w:tc>
                <w:tcPr>
                  <w:tcW w:w="2404" w:type="dxa"/>
                </w:tcPr>
                <w:p w14:paraId="5DFC9995"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 xml:space="preserve">PC32:0 </w:t>
                  </w:r>
                </w:p>
                <w:p w14:paraId="3E9CD134"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 of total PC)</w:t>
                  </w:r>
                </w:p>
              </w:tc>
              <w:tc>
                <w:tcPr>
                  <w:tcW w:w="704" w:type="dxa"/>
                </w:tcPr>
                <w:p w14:paraId="21129D32"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0</w:t>
                  </w:r>
                </w:p>
                <w:p w14:paraId="622550D1"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48</w:t>
                  </w:r>
                </w:p>
                <w:p w14:paraId="4C9A50F8"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72</w:t>
                  </w:r>
                </w:p>
              </w:tc>
              <w:tc>
                <w:tcPr>
                  <w:tcW w:w="1645" w:type="dxa"/>
                </w:tcPr>
                <w:p w14:paraId="57211B46"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26.3 (12.3), n=32</w:t>
                  </w:r>
                </w:p>
                <w:p w14:paraId="2C203CD3"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27.0 (10.8), n=27</w:t>
                  </w:r>
                </w:p>
                <w:p w14:paraId="6BCA2FCF"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24.4 (9.8), n=19</w:t>
                  </w:r>
                </w:p>
              </w:tc>
              <w:tc>
                <w:tcPr>
                  <w:tcW w:w="1676" w:type="dxa"/>
                </w:tcPr>
                <w:p w14:paraId="46990B24"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25.9 (11.6), n=30</w:t>
                  </w:r>
                </w:p>
                <w:p w14:paraId="784D2FFA"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25.7 (12.9), n=22</w:t>
                  </w:r>
                </w:p>
                <w:p w14:paraId="44368A19"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24.5 (11.9), n=19</w:t>
                  </w:r>
                </w:p>
              </w:tc>
              <w:tc>
                <w:tcPr>
                  <w:tcW w:w="1363" w:type="dxa"/>
                </w:tcPr>
                <w:p w14:paraId="7B5CB9B8" w14:textId="77777777" w:rsidR="000E15AF"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 xml:space="preserve">0.93 </w:t>
                  </w:r>
                </w:p>
                <w:p w14:paraId="2F4DC37A"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(-3.92, 5.77)</w:t>
                  </w:r>
                </w:p>
                <w:p w14:paraId="5550EDEB"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p>
              </w:tc>
              <w:tc>
                <w:tcPr>
                  <w:tcW w:w="708" w:type="dxa"/>
                </w:tcPr>
                <w:p w14:paraId="1CC43EF8"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0.702</w:t>
                  </w:r>
                </w:p>
              </w:tc>
            </w:tr>
            <w:tr w:rsidR="000E15AF" w:rsidRPr="00EB28F8" w14:paraId="0C612B9F" w14:textId="77777777" w:rsidTr="00FF5F4D">
              <w:tc>
                <w:tcPr>
                  <w:tcW w:w="2404" w:type="dxa"/>
                </w:tcPr>
                <w:p w14:paraId="1D7E22FD" w14:textId="77777777" w:rsidR="000E15AF" w:rsidRDefault="000E15AF" w:rsidP="000B7249">
                  <w:pPr>
                    <w:pStyle w:val="NoSpacing"/>
                    <w:framePr w:hSpace="180" w:wrap="around" w:vAnchor="text" w:hAnchor="margin" w:xAlign="right" w:y="90"/>
                    <w:rPr>
                      <w:rFonts w:ascii="Times New Roman" w:hAnsi="Times New Roman" w:cs="Times New Roman"/>
                      <w:sz w:val="20"/>
                      <w:szCs w:val="20"/>
                      <w:u w:val="single"/>
                    </w:rPr>
                  </w:pPr>
                  <w:r w:rsidRPr="00EB28F8">
                    <w:rPr>
                      <w:rFonts w:ascii="Times New Roman" w:hAnsi="Times New Roman" w:cs="Times New Roman"/>
                      <w:sz w:val="20"/>
                      <w:szCs w:val="20"/>
                    </w:rPr>
                    <w:t xml:space="preserve">Surfactant index </w:t>
                  </w:r>
                  <w:r w:rsidRPr="00AA6C87">
                    <w:rPr>
                      <w:rFonts w:ascii="Times New Roman" w:hAnsi="Times New Roman" w:cs="Times New Roman"/>
                      <w:sz w:val="20"/>
                      <w:szCs w:val="20"/>
                      <w:u w:val="single"/>
                    </w:rPr>
                    <w:t>(PC30:0+PC32:1+PC32:0)</w:t>
                  </w:r>
                </w:p>
                <w:p w14:paraId="0B1106D3"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Pr>
                      <w:rFonts w:ascii="Times New Roman" w:hAnsi="Times New Roman" w:cs="Times New Roman"/>
                      <w:sz w:val="20"/>
                      <w:szCs w:val="20"/>
                    </w:rPr>
                    <w:t xml:space="preserve">               </w:t>
                  </w:r>
                  <w:r w:rsidRPr="00EB28F8">
                    <w:rPr>
                      <w:rFonts w:ascii="Times New Roman" w:hAnsi="Times New Roman" w:cs="Times New Roman"/>
                      <w:sz w:val="20"/>
                      <w:szCs w:val="20"/>
                    </w:rPr>
                    <w:t>PC34:1</w:t>
                  </w:r>
                </w:p>
              </w:tc>
              <w:tc>
                <w:tcPr>
                  <w:tcW w:w="704" w:type="dxa"/>
                </w:tcPr>
                <w:p w14:paraId="273F87FF"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0</w:t>
                  </w:r>
                </w:p>
                <w:p w14:paraId="4B511615"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48</w:t>
                  </w:r>
                </w:p>
                <w:p w14:paraId="00C8F24F"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72</w:t>
                  </w:r>
                </w:p>
              </w:tc>
              <w:tc>
                <w:tcPr>
                  <w:tcW w:w="1645" w:type="dxa"/>
                </w:tcPr>
                <w:p w14:paraId="38046989"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2.1 (1.5), n=32</w:t>
                  </w:r>
                </w:p>
                <w:p w14:paraId="1C518663"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2.0 (0.9), n=27</w:t>
                  </w:r>
                </w:p>
                <w:p w14:paraId="7E9D4C31" w14:textId="77777777" w:rsidR="000E15AF" w:rsidRPr="00AA6C87"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2.0 (0.9), n=19</w:t>
                  </w:r>
                </w:p>
              </w:tc>
              <w:tc>
                <w:tcPr>
                  <w:tcW w:w="1676" w:type="dxa"/>
                </w:tcPr>
                <w:p w14:paraId="7380F7E6"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2.0 (1.1), n=30</w:t>
                  </w:r>
                </w:p>
                <w:p w14:paraId="35B31563"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2.0 (1.2), n=22</w:t>
                  </w:r>
                </w:p>
                <w:p w14:paraId="324840EC" w14:textId="77777777" w:rsidR="000E15AF" w:rsidRPr="00AA6C87"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2.2 (1.5), n=19</w:t>
                  </w:r>
                </w:p>
              </w:tc>
              <w:tc>
                <w:tcPr>
                  <w:tcW w:w="1363" w:type="dxa"/>
                </w:tcPr>
                <w:p w14:paraId="18EF5BED" w14:textId="77777777" w:rsidR="000E15AF"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 xml:space="preserve">0.09 </w:t>
                  </w:r>
                </w:p>
                <w:p w14:paraId="31A663CC"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(-0.42, 0.61)</w:t>
                  </w:r>
                </w:p>
                <w:p w14:paraId="574F54A3"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p>
              </w:tc>
              <w:tc>
                <w:tcPr>
                  <w:tcW w:w="708" w:type="dxa"/>
                </w:tcPr>
                <w:p w14:paraId="196ECEA7"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0.712</w:t>
                  </w:r>
                </w:p>
                <w:p w14:paraId="4AFAA38D"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p>
              </w:tc>
            </w:tr>
            <w:tr w:rsidR="000E15AF" w:rsidRPr="00EB28F8" w14:paraId="4A2BD383" w14:textId="77777777" w:rsidTr="00FF5F4D">
              <w:tc>
                <w:tcPr>
                  <w:tcW w:w="2404" w:type="dxa"/>
                </w:tcPr>
                <w:p w14:paraId="06D32C9C"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log (surfactant total PC concentration)</w:t>
                  </w:r>
                </w:p>
              </w:tc>
              <w:tc>
                <w:tcPr>
                  <w:tcW w:w="704" w:type="dxa"/>
                </w:tcPr>
                <w:p w14:paraId="6E6318D6"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0</w:t>
                  </w:r>
                </w:p>
                <w:p w14:paraId="6ABCC479"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48</w:t>
                  </w:r>
                </w:p>
                <w:p w14:paraId="66CA4406"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r w:rsidRPr="00EB28F8">
                    <w:rPr>
                      <w:rFonts w:ascii="Times New Roman" w:hAnsi="Times New Roman" w:cs="Times New Roman"/>
                      <w:sz w:val="20"/>
                      <w:szCs w:val="20"/>
                    </w:rPr>
                    <w:t>72</w:t>
                  </w:r>
                </w:p>
              </w:tc>
              <w:tc>
                <w:tcPr>
                  <w:tcW w:w="1645" w:type="dxa"/>
                </w:tcPr>
                <w:p w14:paraId="78A093DC"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2.2 (1.5), n=32</w:t>
                  </w:r>
                </w:p>
                <w:p w14:paraId="43555E86"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2.0 (1.2), n=27</w:t>
                  </w:r>
                </w:p>
                <w:p w14:paraId="61C66DBE" w14:textId="03CD8E0D" w:rsidR="000F09B5" w:rsidRPr="00387E29"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1.5 (1.9), n=19</w:t>
                  </w:r>
                </w:p>
              </w:tc>
              <w:tc>
                <w:tcPr>
                  <w:tcW w:w="1676" w:type="dxa"/>
                </w:tcPr>
                <w:p w14:paraId="146CFF7F"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2.1 (1.6), n=30</w:t>
                  </w:r>
                </w:p>
                <w:p w14:paraId="34926D13"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1.9 (1.2), n=22</w:t>
                  </w:r>
                </w:p>
                <w:p w14:paraId="77D3940A" w14:textId="26AEDDB7" w:rsidR="000E15AF" w:rsidRPr="00387E29"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2.3 (1.5), n=19</w:t>
                  </w:r>
                </w:p>
              </w:tc>
              <w:tc>
                <w:tcPr>
                  <w:tcW w:w="1363" w:type="dxa"/>
                </w:tcPr>
                <w:p w14:paraId="0AE333CE" w14:textId="77777777" w:rsidR="000E15AF"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 xml:space="preserve">-0.10 </w:t>
                  </w:r>
                </w:p>
                <w:p w14:paraId="4947162A"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(-0.76, 0.55)</w:t>
                  </w:r>
                </w:p>
                <w:p w14:paraId="472A292A"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p>
              </w:tc>
              <w:tc>
                <w:tcPr>
                  <w:tcW w:w="708" w:type="dxa"/>
                </w:tcPr>
                <w:p w14:paraId="377A1D48" w14:textId="77777777" w:rsidR="000E15AF" w:rsidRPr="00EB28F8" w:rsidRDefault="000E15AF" w:rsidP="000B7249">
                  <w:pPr>
                    <w:pStyle w:val="NoSpacing"/>
                    <w:framePr w:hSpace="180" w:wrap="around" w:vAnchor="text" w:hAnchor="margin" w:xAlign="right" w:y="90"/>
                    <w:rPr>
                      <w:rFonts w:ascii="Times New Roman" w:hAnsi="Times New Roman" w:cs="Times New Roman"/>
                      <w:color w:val="000000"/>
                      <w:sz w:val="20"/>
                      <w:szCs w:val="20"/>
                    </w:rPr>
                  </w:pPr>
                  <w:r w:rsidRPr="00EB28F8">
                    <w:rPr>
                      <w:rFonts w:ascii="Times New Roman" w:hAnsi="Times New Roman" w:cs="Times New Roman"/>
                      <w:color w:val="000000"/>
                      <w:sz w:val="20"/>
                      <w:szCs w:val="20"/>
                    </w:rPr>
                    <w:t>0.754</w:t>
                  </w:r>
                </w:p>
                <w:p w14:paraId="62C211A5" w14:textId="77777777" w:rsidR="000E15AF" w:rsidRPr="00EB28F8" w:rsidRDefault="000E15AF" w:rsidP="000B7249">
                  <w:pPr>
                    <w:pStyle w:val="NoSpacing"/>
                    <w:framePr w:hSpace="180" w:wrap="around" w:vAnchor="text" w:hAnchor="margin" w:xAlign="right" w:y="90"/>
                    <w:rPr>
                      <w:rFonts w:ascii="Times New Roman" w:hAnsi="Times New Roman" w:cs="Times New Roman"/>
                      <w:sz w:val="20"/>
                      <w:szCs w:val="20"/>
                    </w:rPr>
                  </w:pPr>
                </w:p>
              </w:tc>
            </w:tr>
          </w:tbl>
          <w:p w14:paraId="5B4FDCDE" w14:textId="77777777" w:rsidR="000E15AF" w:rsidRDefault="000E15AF" w:rsidP="00387E29">
            <w:pPr>
              <w:pStyle w:val="NoSpacing"/>
            </w:pPr>
          </w:p>
          <w:p w14:paraId="2865F376" w14:textId="47EAB6B9" w:rsidR="000E15AF" w:rsidRPr="00387E29" w:rsidRDefault="000E15AF" w:rsidP="00387E29">
            <w:pPr>
              <w:pStyle w:val="NoSpacing"/>
              <w:spacing w:line="360" w:lineRule="auto"/>
              <w:rPr>
                <w:rFonts w:ascii="Times New Roman" w:hAnsi="Times New Roman" w:cs="Times New Roman"/>
                <w:sz w:val="24"/>
                <w:szCs w:val="24"/>
              </w:rPr>
            </w:pPr>
            <w:r w:rsidRPr="00387E29">
              <w:rPr>
                <w:rFonts w:ascii="Times New Roman" w:hAnsi="Times New Roman" w:cs="Times New Roman"/>
                <w:sz w:val="24"/>
                <w:szCs w:val="24"/>
              </w:rPr>
              <w:lastRenderedPageBreak/>
              <w:t>Table 2: The surfactant phospholipid outcomes</w:t>
            </w:r>
            <w:r w:rsidR="004A2B0D">
              <w:rPr>
                <w:rFonts w:ascii="Times New Roman" w:hAnsi="Times New Roman" w:cs="Times New Roman"/>
                <w:sz w:val="24"/>
                <w:szCs w:val="24"/>
              </w:rPr>
              <w:t xml:space="preserve"> c</w:t>
            </w:r>
            <w:r w:rsidR="004A2B0D" w:rsidRPr="004A2B0D">
              <w:rPr>
                <w:rFonts w:ascii="Times New Roman" w:hAnsi="Times New Roman" w:cs="Times New Roman"/>
                <w:sz w:val="24"/>
                <w:szCs w:val="24"/>
              </w:rPr>
              <w:t>omparison</w:t>
            </w:r>
            <w:r w:rsidRPr="00387E29">
              <w:rPr>
                <w:rFonts w:ascii="Times New Roman" w:hAnsi="Times New Roman" w:cs="Times New Roman"/>
                <w:sz w:val="24"/>
                <w:szCs w:val="24"/>
              </w:rPr>
              <w:t xml:space="preserve"> between both groups. *</w:t>
            </w:r>
            <w:r w:rsidR="004A2B0D" w:rsidRPr="004A2B0D">
              <w:rPr>
                <w:rFonts w:ascii="Times New Roman" w:hAnsi="Times New Roman" w:cs="Times New Roman"/>
                <w:sz w:val="24"/>
                <w:szCs w:val="24"/>
              </w:rPr>
              <w:t>Comparing</w:t>
            </w:r>
            <w:r w:rsidRPr="00387E29">
              <w:rPr>
                <w:rFonts w:ascii="Times New Roman" w:hAnsi="Times New Roman" w:cs="Times New Roman"/>
                <w:sz w:val="24"/>
                <w:szCs w:val="24"/>
              </w:rPr>
              <w:t xml:space="preserve"> conservatives vs. usual care at 48 hours, adjusted for baseline (T=0 hours). </w:t>
            </w:r>
          </w:p>
          <w:p w14:paraId="69C7D9D0" w14:textId="77777777" w:rsidR="000E15AF" w:rsidRDefault="000E15AF" w:rsidP="000E15AF">
            <w:pPr>
              <w:pStyle w:val="NoSpacing"/>
            </w:pPr>
          </w:p>
          <w:p w14:paraId="314C296D" w14:textId="1BB79B18" w:rsidR="000E15AF" w:rsidRPr="00387E29" w:rsidRDefault="000E15AF" w:rsidP="00387E29">
            <w:pPr>
              <w:pStyle w:val="NoSpacing"/>
              <w:spacing w:line="480" w:lineRule="auto"/>
              <w:jc w:val="both"/>
              <w:rPr>
                <w:rFonts w:ascii="Times New Roman" w:hAnsi="Times New Roman" w:cs="Times New Roman"/>
                <w:sz w:val="24"/>
                <w:szCs w:val="24"/>
              </w:rPr>
            </w:pPr>
            <w:r w:rsidRPr="00387E29">
              <w:rPr>
                <w:rFonts w:ascii="Times New Roman" w:hAnsi="Times New Roman" w:cs="Times New Roman"/>
                <w:sz w:val="24"/>
                <w:szCs w:val="24"/>
              </w:rPr>
              <w:t xml:space="preserve">The ETA </w:t>
            </w:r>
            <w:r>
              <w:rPr>
                <w:rFonts w:ascii="Times New Roman" w:hAnsi="Times New Roman" w:cs="Times New Roman"/>
                <w:sz w:val="24"/>
                <w:szCs w:val="24"/>
              </w:rPr>
              <w:t>molecular PC</w:t>
            </w:r>
            <w:r w:rsidRPr="00387E29">
              <w:rPr>
                <w:rFonts w:ascii="Times New Roman" w:hAnsi="Times New Roman" w:cs="Times New Roman"/>
                <w:sz w:val="24"/>
                <w:szCs w:val="24"/>
              </w:rPr>
              <w:t xml:space="preserve"> composition </w:t>
            </w:r>
            <w:r>
              <w:rPr>
                <w:rFonts w:ascii="Times New Roman" w:hAnsi="Times New Roman" w:cs="Times New Roman"/>
                <w:sz w:val="24"/>
                <w:szCs w:val="24"/>
              </w:rPr>
              <w:t xml:space="preserve">mainly </w:t>
            </w:r>
            <w:r w:rsidRPr="00387E29">
              <w:rPr>
                <w:rFonts w:ascii="Times New Roman" w:hAnsi="Times New Roman" w:cs="Times New Roman"/>
                <w:sz w:val="24"/>
                <w:szCs w:val="24"/>
              </w:rPr>
              <w:t>consisted of PC32:0 (</w:t>
            </w:r>
            <w:r w:rsidR="00825588">
              <w:rPr>
                <w:rFonts w:ascii="Times New Roman" w:hAnsi="Times New Roman" w:cs="Times New Roman"/>
                <w:sz w:val="24"/>
                <w:szCs w:val="24"/>
              </w:rPr>
              <w:t>26.7%</w:t>
            </w:r>
            <w:r w:rsidRPr="00387E29">
              <w:rPr>
                <w:rFonts w:ascii="Times New Roman" w:hAnsi="Times New Roman" w:cs="Times New Roman"/>
                <w:sz w:val="24"/>
                <w:szCs w:val="24"/>
              </w:rPr>
              <w:t>), PC34:1 (</w:t>
            </w:r>
            <w:r w:rsidR="00825588">
              <w:rPr>
                <w:rFonts w:ascii="Times New Roman" w:hAnsi="Times New Roman" w:cs="Times New Roman"/>
                <w:sz w:val="24"/>
                <w:szCs w:val="24"/>
              </w:rPr>
              <w:t>20.0%</w:t>
            </w:r>
            <w:r w:rsidRPr="00387E29">
              <w:rPr>
                <w:rFonts w:ascii="Times New Roman" w:hAnsi="Times New Roman" w:cs="Times New Roman"/>
                <w:sz w:val="24"/>
                <w:szCs w:val="24"/>
              </w:rPr>
              <w:t>), PC34:2 (</w:t>
            </w:r>
            <w:r w:rsidR="00825588">
              <w:rPr>
                <w:rFonts w:ascii="Times New Roman" w:hAnsi="Times New Roman" w:cs="Times New Roman"/>
                <w:sz w:val="24"/>
                <w:szCs w:val="24"/>
              </w:rPr>
              <w:t>8.9%</w:t>
            </w:r>
            <w:r w:rsidRPr="00387E29">
              <w:rPr>
                <w:rFonts w:ascii="Times New Roman" w:hAnsi="Times New Roman" w:cs="Times New Roman"/>
                <w:sz w:val="24"/>
                <w:szCs w:val="24"/>
              </w:rPr>
              <w:t>), PC36:2 (</w:t>
            </w:r>
            <w:r w:rsidR="00825588">
              <w:rPr>
                <w:rFonts w:ascii="Times New Roman" w:hAnsi="Times New Roman" w:cs="Times New Roman"/>
                <w:sz w:val="24"/>
                <w:szCs w:val="24"/>
              </w:rPr>
              <w:t>7.9%</w:t>
            </w:r>
            <w:r w:rsidRPr="00387E29">
              <w:rPr>
                <w:rFonts w:ascii="Times New Roman" w:hAnsi="Times New Roman" w:cs="Times New Roman"/>
                <w:sz w:val="24"/>
                <w:szCs w:val="24"/>
              </w:rPr>
              <w:t>) and PC32:1 (</w:t>
            </w:r>
            <w:r w:rsidR="00843A14">
              <w:rPr>
                <w:rFonts w:ascii="Times New Roman" w:hAnsi="Times New Roman" w:cs="Times New Roman"/>
                <w:sz w:val="24"/>
                <w:szCs w:val="24"/>
              </w:rPr>
              <w:t>6.8%</w:t>
            </w:r>
            <w:r w:rsidRPr="00387E29">
              <w:rPr>
                <w:rFonts w:ascii="Times New Roman" w:hAnsi="Times New Roman" w:cs="Times New Roman"/>
                <w:sz w:val="24"/>
                <w:szCs w:val="24"/>
              </w:rPr>
              <w:t xml:space="preserve">). There were no differences between PC composition between two groups and the principal PC PC32:0, there were no changes over time. The dynamic flux of PC synthesis and breakdown as investigated by the enrichment of </w:t>
            </w:r>
            <w:r w:rsidRPr="00387E29">
              <w:rPr>
                <w:rFonts w:ascii="Times New Roman" w:hAnsi="Times New Roman" w:cs="Times New Roman"/>
                <w:i/>
                <w:iCs/>
                <w:sz w:val="24"/>
                <w:szCs w:val="24"/>
              </w:rPr>
              <w:t>methyl</w:t>
            </w:r>
            <w:r w:rsidRPr="00387E29">
              <w:rPr>
                <w:rFonts w:ascii="Times New Roman" w:hAnsi="Times New Roman" w:cs="Times New Roman"/>
                <w:sz w:val="24"/>
                <w:szCs w:val="24"/>
              </w:rPr>
              <w:t>-D</w:t>
            </w:r>
            <w:r w:rsidRPr="00387E29">
              <w:rPr>
                <w:rFonts w:ascii="Times New Roman" w:hAnsi="Times New Roman" w:cs="Times New Roman"/>
                <w:sz w:val="24"/>
                <w:szCs w:val="24"/>
                <w:vertAlign w:val="subscript"/>
              </w:rPr>
              <w:t>9</w:t>
            </w:r>
            <w:r w:rsidRPr="00387E29">
              <w:rPr>
                <w:rFonts w:ascii="Times New Roman" w:hAnsi="Times New Roman" w:cs="Times New Roman"/>
                <w:sz w:val="24"/>
                <w:szCs w:val="24"/>
              </w:rPr>
              <w:t xml:space="preserve"> choline chloride. At 48 and 72 hours the total PC and </w:t>
            </w:r>
            <w:r w:rsidR="00236D13">
              <w:rPr>
                <w:rFonts w:ascii="Times New Roman" w:hAnsi="Times New Roman" w:cs="Times New Roman"/>
                <w:sz w:val="24"/>
                <w:szCs w:val="24"/>
              </w:rPr>
              <w:t>PC32:0</w:t>
            </w:r>
            <w:r w:rsidRPr="00387E29">
              <w:rPr>
                <w:rFonts w:ascii="Times New Roman" w:hAnsi="Times New Roman" w:cs="Times New Roman"/>
                <w:sz w:val="24"/>
                <w:szCs w:val="24"/>
              </w:rPr>
              <w:t xml:space="preserve"> % enrichment </w:t>
            </w:r>
            <w:r w:rsidR="00236D13">
              <w:rPr>
                <w:rFonts w:ascii="Times New Roman" w:hAnsi="Times New Roman" w:cs="Times New Roman"/>
                <w:sz w:val="24"/>
                <w:szCs w:val="24"/>
              </w:rPr>
              <w:t xml:space="preserve">(newly </w:t>
            </w:r>
            <w:r w:rsidR="00843A14">
              <w:rPr>
                <w:rFonts w:ascii="Times New Roman" w:hAnsi="Times New Roman" w:cs="Times New Roman"/>
                <w:sz w:val="24"/>
                <w:szCs w:val="24"/>
              </w:rPr>
              <w:t>synthesised</w:t>
            </w:r>
            <w:r w:rsidR="00236D13">
              <w:rPr>
                <w:rFonts w:ascii="Times New Roman" w:hAnsi="Times New Roman" w:cs="Times New Roman"/>
                <w:sz w:val="24"/>
                <w:szCs w:val="24"/>
              </w:rPr>
              <w:t xml:space="preserve"> fraction) </w:t>
            </w:r>
            <w:r w:rsidRPr="00387E29">
              <w:rPr>
                <w:rFonts w:ascii="Times New Roman" w:hAnsi="Times New Roman" w:cs="Times New Roman"/>
                <w:sz w:val="24"/>
                <w:szCs w:val="24"/>
              </w:rPr>
              <w:t xml:space="preserve">was similar between groups, suggesting the endogenous synthesis and secretion of overall PC and surfactant specific PC (PC32:0) were similar between those with conservative and usual targets. </w:t>
            </w:r>
          </w:p>
          <w:p w14:paraId="0CDF345A" w14:textId="599E1616" w:rsidR="005D542D" w:rsidRDefault="000C7838" w:rsidP="00625F67">
            <w:pPr>
              <w:pStyle w:val="NoSpacing"/>
              <w:jc w:val="center"/>
            </w:pPr>
            <w:r w:rsidRPr="000C7838">
              <w:rPr>
                <w:noProof/>
              </w:rPr>
              <w:drawing>
                <wp:inline distT="0" distB="0" distL="0" distR="0" wp14:anchorId="20C2312C" wp14:editId="358D1D67">
                  <wp:extent cx="3294000" cy="2736000"/>
                  <wp:effectExtent l="0" t="0" r="0" b="0"/>
                  <wp:docPr id="13033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320" name=""/>
                          <pic:cNvPicPr/>
                        </pic:nvPicPr>
                        <pic:blipFill>
                          <a:blip r:embed="rId15"/>
                          <a:stretch>
                            <a:fillRect/>
                          </a:stretch>
                        </pic:blipFill>
                        <pic:spPr>
                          <a:xfrm>
                            <a:off x="0" y="0"/>
                            <a:ext cx="3294000" cy="2736000"/>
                          </a:xfrm>
                          <a:prstGeom prst="rect">
                            <a:avLst/>
                          </a:prstGeom>
                        </pic:spPr>
                      </pic:pic>
                    </a:graphicData>
                  </a:graphic>
                </wp:inline>
              </w:drawing>
            </w:r>
          </w:p>
          <w:p w14:paraId="086D0699" w14:textId="1827AA3D" w:rsidR="00790F14" w:rsidRPr="00387E29" w:rsidRDefault="00790F14" w:rsidP="00387E29">
            <w:pPr>
              <w:pStyle w:val="Heading3"/>
              <w:spacing w:line="360" w:lineRule="auto"/>
              <w:rPr>
                <w:rFonts w:ascii="Times New Roman" w:hAnsi="Times New Roman" w:cs="Times New Roman"/>
                <w:color w:val="auto"/>
              </w:rPr>
            </w:pPr>
            <w:r w:rsidRPr="00794F85">
              <w:rPr>
                <w:rFonts w:ascii="Times New Roman" w:hAnsi="Times New Roman" w:cs="Times New Roman"/>
                <w:b/>
                <w:bCs/>
                <w:color w:val="auto"/>
              </w:rPr>
              <w:t>Figure 5:</w:t>
            </w:r>
            <w:r w:rsidRPr="00387E29">
              <w:rPr>
                <w:rFonts w:ascii="Times New Roman" w:hAnsi="Times New Roman" w:cs="Times New Roman"/>
                <w:color w:val="auto"/>
              </w:rPr>
              <w:t xml:space="preserve"> Endotracheal aspirate phosphatidylcholine composition (A), PC32:0 composition (B), total </w:t>
            </w:r>
            <w:r w:rsidRPr="00387E29">
              <w:rPr>
                <w:rFonts w:ascii="Times New Roman" w:hAnsi="Times New Roman" w:cs="Times New Roman"/>
                <w:i/>
                <w:iCs/>
                <w:color w:val="auto"/>
              </w:rPr>
              <w:t>methyl</w:t>
            </w:r>
            <w:r w:rsidRPr="00387E29">
              <w:rPr>
                <w:rFonts w:ascii="Times New Roman" w:hAnsi="Times New Roman" w:cs="Times New Roman"/>
                <w:color w:val="auto"/>
              </w:rPr>
              <w:t>-D</w:t>
            </w:r>
            <w:r w:rsidRPr="00387E29">
              <w:rPr>
                <w:rFonts w:ascii="Times New Roman" w:hAnsi="Times New Roman" w:cs="Times New Roman"/>
                <w:color w:val="auto"/>
                <w:vertAlign w:val="subscript"/>
              </w:rPr>
              <w:t>9</w:t>
            </w:r>
            <w:r w:rsidRPr="00387E29">
              <w:rPr>
                <w:rFonts w:ascii="Times New Roman" w:hAnsi="Times New Roman" w:cs="Times New Roman"/>
                <w:color w:val="auto"/>
              </w:rPr>
              <w:t xml:space="preserve"> incorporation and selective PC32:0 </w:t>
            </w:r>
            <w:r w:rsidRPr="00387E29">
              <w:rPr>
                <w:rFonts w:ascii="Times New Roman" w:hAnsi="Times New Roman" w:cs="Times New Roman"/>
                <w:i/>
                <w:iCs/>
                <w:color w:val="auto"/>
              </w:rPr>
              <w:t>methyl</w:t>
            </w:r>
            <w:r w:rsidRPr="00387E29">
              <w:rPr>
                <w:rFonts w:ascii="Times New Roman" w:hAnsi="Times New Roman" w:cs="Times New Roman"/>
                <w:color w:val="auto"/>
              </w:rPr>
              <w:t>-D</w:t>
            </w:r>
            <w:r w:rsidRPr="00387E29">
              <w:rPr>
                <w:rFonts w:ascii="Times New Roman" w:hAnsi="Times New Roman" w:cs="Times New Roman"/>
                <w:color w:val="auto"/>
                <w:vertAlign w:val="subscript"/>
              </w:rPr>
              <w:t xml:space="preserve">9 </w:t>
            </w:r>
            <w:r w:rsidRPr="00387E29">
              <w:rPr>
                <w:rFonts w:ascii="Times New Roman" w:hAnsi="Times New Roman" w:cs="Times New Roman"/>
                <w:color w:val="auto"/>
              </w:rPr>
              <w:t>incorporation (D), comparison between conservative and usual groups.</w:t>
            </w:r>
          </w:p>
          <w:p w14:paraId="4F2CB6F3" w14:textId="77777777" w:rsidR="008E4089" w:rsidRDefault="008E4089">
            <w:pPr>
              <w:pStyle w:val="Heading3"/>
              <w:rPr>
                <w:color w:val="auto"/>
              </w:rPr>
            </w:pPr>
          </w:p>
          <w:p w14:paraId="205CD8B7" w14:textId="3E686A9E" w:rsidR="00516C45" w:rsidRPr="004F4302" w:rsidRDefault="00516C45" w:rsidP="00387E29">
            <w:pPr>
              <w:pStyle w:val="Heading3"/>
            </w:pPr>
            <w:r w:rsidRPr="00387E29">
              <w:rPr>
                <w:color w:val="auto"/>
              </w:rPr>
              <w:t xml:space="preserve">Systemic redox markers </w:t>
            </w:r>
          </w:p>
          <w:p w14:paraId="0E5C3CA0" w14:textId="13442349" w:rsidR="00DB25BB" w:rsidRDefault="00516C45" w:rsidP="00387E29">
            <w:pPr>
              <w:spacing w:line="480" w:lineRule="auto"/>
              <w:jc w:val="both"/>
              <w:rPr>
                <w:rFonts w:ascii="Times New Roman" w:hAnsi="Times New Roman" w:cs="Times New Roman"/>
                <w:sz w:val="24"/>
                <w:szCs w:val="24"/>
              </w:rPr>
            </w:pPr>
            <w:r w:rsidRPr="00387E29">
              <w:rPr>
                <w:rFonts w:ascii="Times New Roman" w:hAnsi="Times New Roman" w:cs="Times New Roman"/>
                <w:sz w:val="24"/>
                <w:szCs w:val="24"/>
              </w:rPr>
              <w:t xml:space="preserve">We measured </w:t>
            </w:r>
            <w:r w:rsidR="004566C0" w:rsidRPr="00387E29">
              <w:rPr>
                <w:rFonts w:ascii="Times New Roman" w:hAnsi="Times New Roman" w:cs="Times New Roman"/>
                <w:sz w:val="24"/>
                <w:szCs w:val="24"/>
              </w:rPr>
              <w:t xml:space="preserve">stable </w:t>
            </w:r>
            <w:r w:rsidRPr="00387E29">
              <w:rPr>
                <w:rFonts w:ascii="Times New Roman" w:hAnsi="Times New Roman" w:cs="Times New Roman"/>
                <w:sz w:val="24"/>
                <w:szCs w:val="24"/>
              </w:rPr>
              <w:t>systemic redox markers</w:t>
            </w:r>
            <w:r w:rsidR="004566C0" w:rsidRPr="00387E29">
              <w:rPr>
                <w:rFonts w:ascii="Times New Roman" w:hAnsi="Times New Roman" w:cs="Times New Roman"/>
                <w:sz w:val="24"/>
                <w:szCs w:val="24"/>
              </w:rPr>
              <w:t xml:space="preserve"> to evaluate the reactive species </w:t>
            </w:r>
            <w:r w:rsidR="001A7BFA" w:rsidRPr="00387E29">
              <w:rPr>
                <w:rFonts w:ascii="Times New Roman" w:hAnsi="Times New Roman" w:cs="Times New Roman"/>
                <w:sz w:val="24"/>
                <w:szCs w:val="24"/>
              </w:rPr>
              <w:t>interactome</w:t>
            </w:r>
            <w:r w:rsidR="004566C0" w:rsidRPr="00387E29">
              <w:rPr>
                <w:rFonts w:ascii="Times New Roman" w:hAnsi="Times New Roman" w:cs="Times New Roman"/>
                <w:sz w:val="24"/>
                <w:szCs w:val="24"/>
              </w:rPr>
              <w:t>.</w:t>
            </w:r>
            <w:r w:rsidR="001A7BFA" w:rsidRPr="001A7BFA">
              <w:rPr>
                <w:rFonts w:ascii="Times New Roman" w:hAnsi="Times New Roman" w:cs="Times New Roman"/>
                <w:sz w:val="24"/>
                <w:szCs w:val="24"/>
              </w:rPr>
              <w:t xml:space="preserve"> </w:t>
            </w:r>
            <w:r w:rsidR="009069FC">
              <w:rPr>
                <w:rFonts w:ascii="Times New Roman" w:hAnsi="Times New Roman" w:cs="Times New Roman"/>
                <w:sz w:val="24"/>
                <w:szCs w:val="24"/>
              </w:rPr>
              <w:t xml:space="preserve">These </w:t>
            </w:r>
            <w:r w:rsidR="009069FC">
              <w:rPr>
                <w:rStyle w:val="Strong"/>
                <w:rFonts w:ascii="Times New Roman" w:hAnsi="Times New Roman" w:cs="Times New Roman"/>
                <w:b w:val="0"/>
                <w:bCs w:val="0"/>
                <w:sz w:val="24"/>
                <w:szCs w:val="24"/>
              </w:rPr>
              <w:t>r</w:t>
            </w:r>
            <w:r w:rsidR="001A7BFA" w:rsidRPr="00387E29">
              <w:rPr>
                <w:rStyle w:val="Strong"/>
                <w:rFonts w:ascii="Times New Roman" w:hAnsi="Times New Roman" w:cs="Times New Roman"/>
                <w:b w:val="0"/>
                <w:bCs w:val="0"/>
                <w:sz w:val="24"/>
                <w:szCs w:val="24"/>
              </w:rPr>
              <w:t>edox biomarkers were grouped into six categories according to their mechanism:</w:t>
            </w:r>
            <w:r w:rsidR="001A7BFA" w:rsidRPr="00387E29">
              <w:rPr>
                <w:rFonts w:ascii="Times New Roman" w:hAnsi="Times New Roman" w:cs="Times New Roman"/>
                <w:sz w:val="24"/>
                <w:szCs w:val="24"/>
              </w:rPr>
              <w:t xml:space="preserve"> (1) global antioxidant capacity (TFT</w:t>
            </w:r>
            <w:r w:rsidR="00027C8C">
              <w:rPr>
                <w:rFonts w:ascii="Times New Roman" w:hAnsi="Times New Roman" w:cs="Times New Roman"/>
                <w:sz w:val="24"/>
                <w:szCs w:val="24"/>
              </w:rPr>
              <w:t xml:space="preserve"> and</w:t>
            </w:r>
            <w:r w:rsidR="001A7BFA" w:rsidRPr="00387E29">
              <w:rPr>
                <w:rFonts w:ascii="Times New Roman" w:hAnsi="Times New Roman" w:cs="Times New Roman"/>
                <w:sz w:val="24"/>
                <w:szCs w:val="24"/>
              </w:rPr>
              <w:t xml:space="preserve"> FRAP); (2) oxidative lipid injury (TBARS); (3) nitric </w:t>
            </w:r>
            <w:r w:rsidR="001A7BFA" w:rsidRPr="00387E29">
              <w:rPr>
                <w:rFonts w:ascii="Times New Roman" w:hAnsi="Times New Roman" w:cs="Times New Roman"/>
                <w:sz w:val="24"/>
                <w:szCs w:val="24"/>
              </w:rPr>
              <w:lastRenderedPageBreak/>
              <w:t>oxide and nitrosative stress (nitrite, nitrate</w:t>
            </w:r>
            <w:r w:rsidR="00027C8C">
              <w:rPr>
                <w:rFonts w:ascii="Times New Roman" w:hAnsi="Times New Roman" w:cs="Times New Roman"/>
                <w:sz w:val="24"/>
                <w:szCs w:val="24"/>
              </w:rPr>
              <w:t xml:space="preserve"> and </w:t>
            </w:r>
            <w:r w:rsidR="001A7BFA" w:rsidRPr="00387E29">
              <w:rPr>
                <w:rFonts w:ascii="Times New Roman" w:hAnsi="Times New Roman" w:cs="Times New Roman"/>
                <w:sz w:val="24"/>
                <w:szCs w:val="24"/>
              </w:rPr>
              <w:t xml:space="preserve">RXNO); (4) </w:t>
            </w:r>
            <w:r w:rsidR="00027C8C">
              <w:rPr>
                <w:rFonts w:ascii="Times New Roman" w:hAnsi="Times New Roman" w:cs="Times New Roman"/>
                <w:sz w:val="24"/>
                <w:szCs w:val="24"/>
              </w:rPr>
              <w:t xml:space="preserve">thiols </w:t>
            </w:r>
            <w:r w:rsidR="001A7BFA" w:rsidRPr="00387E29">
              <w:rPr>
                <w:rFonts w:ascii="Times New Roman" w:hAnsi="Times New Roman" w:cs="Times New Roman"/>
                <w:sz w:val="24"/>
                <w:szCs w:val="24"/>
              </w:rPr>
              <w:t xml:space="preserve">(GSH, GSSG, cysteine, cystine, homocysteine, </w:t>
            </w:r>
            <w:r w:rsidR="009727D7">
              <w:rPr>
                <w:rFonts w:ascii="Times New Roman" w:hAnsi="Times New Roman" w:cs="Times New Roman"/>
                <w:sz w:val="24"/>
                <w:szCs w:val="24"/>
              </w:rPr>
              <w:t xml:space="preserve">and </w:t>
            </w:r>
            <w:r w:rsidR="001A7BFA" w:rsidRPr="00387E29">
              <w:rPr>
                <w:rFonts w:ascii="Times New Roman" w:hAnsi="Times New Roman" w:cs="Times New Roman"/>
                <w:sz w:val="24"/>
                <w:szCs w:val="24"/>
              </w:rPr>
              <w:t>homocystine); and (</w:t>
            </w:r>
            <w:r w:rsidR="00027C8C">
              <w:rPr>
                <w:rFonts w:ascii="Times New Roman" w:hAnsi="Times New Roman" w:cs="Times New Roman"/>
                <w:sz w:val="24"/>
                <w:szCs w:val="24"/>
              </w:rPr>
              <w:t>5</w:t>
            </w:r>
            <w:r w:rsidR="001A7BFA" w:rsidRPr="00387E29">
              <w:rPr>
                <w:rFonts w:ascii="Times New Roman" w:hAnsi="Times New Roman" w:cs="Times New Roman"/>
                <w:sz w:val="24"/>
                <w:szCs w:val="24"/>
              </w:rPr>
              <w:t>) sulfide metabolism and sulfur oxidation (sulfide, thiosulfate and sulfate). Collectively, these biomarkers provide a comprehensive assessment of oxidative stress, antioxidant defence, nitrosative signalling</w:t>
            </w:r>
            <w:r w:rsidR="00713956">
              <w:rPr>
                <w:rFonts w:ascii="Times New Roman" w:hAnsi="Times New Roman" w:cs="Times New Roman"/>
                <w:sz w:val="24"/>
                <w:szCs w:val="24"/>
              </w:rPr>
              <w:t xml:space="preserve"> and </w:t>
            </w:r>
            <w:r w:rsidR="001A7BFA" w:rsidRPr="00387E29">
              <w:rPr>
                <w:rFonts w:ascii="Times New Roman" w:hAnsi="Times New Roman" w:cs="Times New Roman"/>
                <w:sz w:val="24"/>
                <w:szCs w:val="24"/>
              </w:rPr>
              <w:t>sulfur-redox metabolism</w:t>
            </w:r>
            <w:r w:rsidR="001A7BFA">
              <w:rPr>
                <w:rFonts w:ascii="Times New Roman" w:hAnsi="Times New Roman" w:cs="Times New Roman"/>
                <w:sz w:val="24"/>
                <w:szCs w:val="24"/>
              </w:rPr>
              <w:t>.</w:t>
            </w:r>
            <w:r w:rsidR="009727D7">
              <w:rPr>
                <w:rFonts w:ascii="Times New Roman" w:hAnsi="Times New Roman" w:cs="Times New Roman"/>
                <w:sz w:val="24"/>
                <w:szCs w:val="24"/>
              </w:rPr>
              <w:t xml:space="preserve"> </w:t>
            </w:r>
            <w:r w:rsidR="00027C8C">
              <w:rPr>
                <w:rFonts w:ascii="Times New Roman" w:hAnsi="Times New Roman" w:cs="Times New Roman"/>
                <w:sz w:val="24"/>
                <w:szCs w:val="24"/>
              </w:rPr>
              <w:t>There were no differences in the</w:t>
            </w:r>
            <w:r w:rsidR="00713956">
              <w:rPr>
                <w:rFonts w:ascii="Times New Roman" w:hAnsi="Times New Roman" w:cs="Times New Roman"/>
                <w:sz w:val="24"/>
                <w:szCs w:val="24"/>
              </w:rPr>
              <w:t>se</w:t>
            </w:r>
            <w:r w:rsidR="00027C8C">
              <w:rPr>
                <w:rFonts w:ascii="Times New Roman" w:hAnsi="Times New Roman" w:cs="Times New Roman"/>
                <w:sz w:val="24"/>
                <w:szCs w:val="24"/>
              </w:rPr>
              <w:t xml:space="preserve"> redox markers between conservative and usual groups at 48 or 72 hours (Table 3).  </w:t>
            </w:r>
          </w:p>
          <w:tbl>
            <w:tblPr>
              <w:tblStyle w:val="TableGrid"/>
              <w:tblW w:w="0" w:type="auto"/>
              <w:tblLook w:val="04A0" w:firstRow="1" w:lastRow="0" w:firstColumn="1" w:lastColumn="0" w:noHBand="0" w:noVBand="1"/>
            </w:tblPr>
            <w:tblGrid>
              <w:gridCol w:w="1980"/>
              <w:gridCol w:w="3118"/>
              <w:gridCol w:w="709"/>
              <w:gridCol w:w="2693"/>
            </w:tblGrid>
            <w:tr w:rsidR="003C5B05" w:rsidRPr="003C5B05" w14:paraId="493316EF" w14:textId="77777777" w:rsidTr="00760FB7">
              <w:tc>
                <w:tcPr>
                  <w:tcW w:w="1980" w:type="dxa"/>
                </w:tcPr>
                <w:p w14:paraId="4E12AAEA" w14:textId="77777777" w:rsidR="003C5B05" w:rsidRPr="003C5B05" w:rsidRDefault="003C5B05" w:rsidP="000B7249">
                  <w:pPr>
                    <w:framePr w:hSpace="180" w:wrap="around" w:vAnchor="text" w:hAnchor="margin" w:xAlign="right" w:y="90"/>
                    <w:jc w:val="center"/>
                    <w:rPr>
                      <w:rFonts w:ascii="Times New Roman" w:hAnsi="Times New Roman" w:cs="Times New Roman"/>
                      <w:sz w:val="20"/>
                      <w:szCs w:val="20"/>
                    </w:rPr>
                  </w:pPr>
                  <w:r w:rsidRPr="003C5B05">
                    <w:rPr>
                      <w:rFonts w:ascii="Times New Roman" w:hAnsi="Times New Roman" w:cs="Times New Roman"/>
                      <w:sz w:val="20"/>
                      <w:szCs w:val="20"/>
                    </w:rPr>
                    <w:t>Category</w:t>
                  </w:r>
                </w:p>
              </w:tc>
              <w:tc>
                <w:tcPr>
                  <w:tcW w:w="3118" w:type="dxa"/>
                </w:tcPr>
                <w:p w14:paraId="3D33BFBB" w14:textId="77777777" w:rsidR="003C5B05" w:rsidRPr="003C5B05" w:rsidRDefault="003C5B05" w:rsidP="000B7249">
                  <w:pPr>
                    <w:framePr w:hSpace="180" w:wrap="around" w:vAnchor="text" w:hAnchor="margin" w:xAlign="right" w:y="90"/>
                    <w:jc w:val="center"/>
                    <w:rPr>
                      <w:rFonts w:ascii="Times New Roman" w:hAnsi="Times New Roman" w:cs="Times New Roman"/>
                      <w:sz w:val="20"/>
                      <w:szCs w:val="20"/>
                    </w:rPr>
                  </w:pPr>
                  <w:r w:rsidRPr="003C5B05">
                    <w:rPr>
                      <w:rFonts w:ascii="Times New Roman" w:hAnsi="Times New Roman" w:cs="Times New Roman"/>
                      <w:sz w:val="20"/>
                      <w:szCs w:val="20"/>
                    </w:rPr>
                    <w:t>Redox marker</w:t>
                  </w:r>
                </w:p>
              </w:tc>
              <w:tc>
                <w:tcPr>
                  <w:tcW w:w="709" w:type="dxa"/>
                </w:tcPr>
                <w:p w14:paraId="054F31EB" w14:textId="77777777" w:rsidR="003C5B05" w:rsidRPr="003C5B05" w:rsidRDefault="003C5B05" w:rsidP="000B7249">
                  <w:pPr>
                    <w:framePr w:hSpace="180" w:wrap="around" w:vAnchor="text" w:hAnchor="margin" w:xAlign="right" w:y="90"/>
                    <w:jc w:val="center"/>
                    <w:rPr>
                      <w:rFonts w:ascii="Times New Roman" w:hAnsi="Times New Roman" w:cs="Times New Roman"/>
                      <w:sz w:val="20"/>
                      <w:szCs w:val="20"/>
                    </w:rPr>
                  </w:pPr>
                  <w:r w:rsidRPr="003C5B05">
                    <w:rPr>
                      <w:rFonts w:ascii="Times New Roman" w:hAnsi="Times New Roman" w:cs="Times New Roman"/>
                      <w:sz w:val="20"/>
                      <w:szCs w:val="20"/>
                    </w:rPr>
                    <w:t>Time</w:t>
                  </w:r>
                </w:p>
              </w:tc>
              <w:tc>
                <w:tcPr>
                  <w:tcW w:w="2693" w:type="dxa"/>
                </w:tcPr>
                <w:p w14:paraId="4A3AB4B3" w14:textId="77777777" w:rsidR="003C5B05" w:rsidRPr="003C5B05" w:rsidRDefault="003C5B05" w:rsidP="000B7249">
                  <w:pPr>
                    <w:framePr w:hSpace="180" w:wrap="around" w:vAnchor="text" w:hAnchor="margin" w:xAlign="right" w:y="90"/>
                    <w:jc w:val="center"/>
                    <w:rPr>
                      <w:rFonts w:ascii="Times New Roman" w:hAnsi="Times New Roman" w:cs="Times New Roman"/>
                      <w:sz w:val="20"/>
                      <w:szCs w:val="20"/>
                    </w:rPr>
                  </w:pPr>
                  <w:r w:rsidRPr="003C5B05">
                    <w:rPr>
                      <w:rFonts w:ascii="Times New Roman" w:hAnsi="Times New Roman" w:cs="Times New Roman"/>
                      <w:sz w:val="20"/>
                      <w:szCs w:val="20"/>
                    </w:rPr>
                    <w:t>Coefficient (95% CI)</w:t>
                  </w:r>
                </w:p>
              </w:tc>
            </w:tr>
            <w:tr w:rsidR="003C5B05" w:rsidRPr="003C5B05" w14:paraId="7158B14A" w14:textId="77777777" w:rsidTr="00760FB7">
              <w:tc>
                <w:tcPr>
                  <w:tcW w:w="1980" w:type="dxa"/>
                </w:tcPr>
                <w:p w14:paraId="4803BBD8" w14:textId="77777777" w:rsidR="003C5B05" w:rsidRPr="003C5B05" w:rsidRDefault="003C5B05" w:rsidP="000B7249">
                  <w:pPr>
                    <w:pStyle w:val="ListParagraph"/>
                    <w:framePr w:hSpace="180" w:wrap="around" w:vAnchor="text" w:hAnchor="margin" w:xAlign="right" w:y="90"/>
                    <w:numPr>
                      <w:ilvl w:val="0"/>
                      <w:numId w:val="40"/>
                    </w:numPr>
                    <w:rPr>
                      <w:rFonts w:ascii="Times New Roman" w:hAnsi="Times New Roman" w:cs="Times New Roman"/>
                      <w:sz w:val="20"/>
                      <w:szCs w:val="20"/>
                    </w:rPr>
                  </w:pPr>
                  <w:r w:rsidRPr="003C5B05">
                    <w:rPr>
                      <w:rFonts w:ascii="Times New Roman" w:hAnsi="Times New Roman" w:cs="Times New Roman"/>
                      <w:sz w:val="20"/>
                      <w:szCs w:val="20"/>
                    </w:rPr>
                    <w:t xml:space="preserve">Global antioxidant capacity </w:t>
                  </w:r>
                </w:p>
              </w:tc>
              <w:tc>
                <w:tcPr>
                  <w:tcW w:w="3118" w:type="dxa"/>
                </w:tcPr>
                <w:p w14:paraId="524A325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Total free thiols (TFT)- systemic extracellular redox buffer, </w:t>
                  </w:r>
                </w:p>
                <w:p w14:paraId="0379605D" w14:textId="1B04140D"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TFT</w:t>
                  </w:r>
                  <w:r w:rsidR="009D5E91">
                    <w:rPr>
                      <w:rFonts w:ascii="Times New Roman" w:hAnsi="Times New Roman" w:cs="Times New Roman"/>
                      <w:sz w:val="20"/>
                      <w:szCs w:val="20"/>
                    </w:rPr>
                    <w:t xml:space="preserve">, </w:t>
                  </w:r>
                  <w:r w:rsidR="009D5E91">
                    <w:rPr>
                      <w:rFonts w:ascii="Times New Roman" w:hAnsi="Times New Roman" w:cs="Times New Roman"/>
                      <w:sz w:val="20"/>
                      <w:szCs w:val="20"/>
                    </w:rPr>
                    <w:sym w:font="Symbol" w:char="F06D"/>
                  </w:r>
                  <w:r w:rsidR="009D5E91">
                    <w:rPr>
                      <w:rFonts w:ascii="Times New Roman" w:hAnsi="Times New Roman" w:cs="Times New Roman"/>
                      <w:sz w:val="20"/>
                      <w:szCs w:val="20"/>
                    </w:rPr>
                    <w:t>M</w:t>
                  </w:r>
                </w:p>
                <w:p w14:paraId="62728AD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5F44C5F3"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FRAP- plasma antioxidant system</w:t>
                  </w:r>
                </w:p>
                <w:p w14:paraId="6C6ADA6F" w14:textId="5C9E4A35"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log (FRAP</w:t>
                  </w:r>
                  <w:r w:rsidR="009D5E91">
                    <w:rPr>
                      <w:rFonts w:ascii="Times New Roman" w:hAnsi="Times New Roman" w:cs="Times New Roman"/>
                      <w:sz w:val="20"/>
                      <w:szCs w:val="20"/>
                    </w:rPr>
                    <w:t xml:space="preserve">, </w:t>
                  </w:r>
                  <w:r w:rsidR="009D5E91">
                    <w:rPr>
                      <w:rFonts w:ascii="Times New Roman" w:hAnsi="Times New Roman" w:cs="Times New Roman"/>
                      <w:sz w:val="20"/>
                      <w:szCs w:val="20"/>
                    </w:rPr>
                    <w:sym w:font="Symbol" w:char="F06D"/>
                  </w:r>
                  <w:r w:rsidR="009D5E91">
                    <w:rPr>
                      <w:rFonts w:ascii="Times New Roman" w:hAnsi="Times New Roman" w:cs="Times New Roman"/>
                      <w:sz w:val="20"/>
                      <w:szCs w:val="20"/>
                    </w:rPr>
                    <w:t>M)</w:t>
                  </w:r>
                </w:p>
              </w:tc>
              <w:tc>
                <w:tcPr>
                  <w:tcW w:w="709" w:type="dxa"/>
                </w:tcPr>
                <w:p w14:paraId="5A4AC863"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01F665BF"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64A9F37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66ED834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40D23F57"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5CD4D2CE"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6BA81FBF"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tc>
              <w:tc>
                <w:tcPr>
                  <w:tcW w:w="2693" w:type="dxa"/>
                </w:tcPr>
                <w:p w14:paraId="2BD6C65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11.35(-17.41, 40.10), p=0.439</w:t>
                  </w:r>
                </w:p>
                <w:p w14:paraId="6983DD4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17.30(-12.47, 47.07), p=0.255</w:t>
                  </w:r>
                </w:p>
                <w:p w14:paraId="02CCFFA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13.07(-17.00, 43.13), p=0.394</w:t>
                  </w:r>
                </w:p>
                <w:p w14:paraId="0D78841C"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6370E2DD"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-0.02 (-0.23, 0.19), p=0.828</w:t>
                  </w:r>
                </w:p>
                <w:p w14:paraId="7CBC2E12"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0.01 (-0.21, 0.22), p=0.953</w:t>
                  </w:r>
                </w:p>
                <w:p w14:paraId="5A40570F"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0.03 (-0.18, 0.25), p=0.755</w:t>
                  </w:r>
                </w:p>
              </w:tc>
            </w:tr>
            <w:tr w:rsidR="003C5B05" w:rsidRPr="003C5B05" w14:paraId="30C2173C" w14:textId="77777777" w:rsidTr="00760FB7">
              <w:tc>
                <w:tcPr>
                  <w:tcW w:w="1980" w:type="dxa"/>
                </w:tcPr>
                <w:p w14:paraId="729651BA" w14:textId="77777777" w:rsidR="003C5B05" w:rsidRPr="003C5B05" w:rsidRDefault="003C5B05" w:rsidP="000B7249">
                  <w:pPr>
                    <w:pStyle w:val="ListParagraph"/>
                    <w:framePr w:hSpace="180" w:wrap="around" w:vAnchor="text" w:hAnchor="margin" w:xAlign="right" w:y="90"/>
                    <w:numPr>
                      <w:ilvl w:val="0"/>
                      <w:numId w:val="40"/>
                    </w:numPr>
                    <w:rPr>
                      <w:rFonts w:ascii="Times New Roman" w:hAnsi="Times New Roman" w:cs="Times New Roman"/>
                      <w:sz w:val="20"/>
                      <w:szCs w:val="20"/>
                    </w:rPr>
                  </w:pPr>
                  <w:r w:rsidRPr="003C5B05">
                    <w:rPr>
                      <w:rFonts w:ascii="Times New Roman" w:hAnsi="Times New Roman" w:cs="Times New Roman"/>
                      <w:sz w:val="20"/>
                      <w:szCs w:val="20"/>
                    </w:rPr>
                    <w:t xml:space="preserve">Oxidative lipid injury </w:t>
                  </w:r>
                </w:p>
              </w:tc>
              <w:tc>
                <w:tcPr>
                  <w:tcW w:w="3118" w:type="dxa"/>
                </w:tcPr>
                <w:p w14:paraId="0BCA315A"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TBARS- marker of oxidative damage of lipids </w:t>
                  </w:r>
                </w:p>
                <w:p w14:paraId="66D40902" w14:textId="405F96C2"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log (TBARS</w:t>
                  </w:r>
                  <w:r w:rsidR="009D5E91">
                    <w:rPr>
                      <w:rFonts w:ascii="Times New Roman" w:hAnsi="Times New Roman" w:cs="Times New Roman"/>
                      <w:sz w:val="20"/>
                      <w:szCs w:val="20"/>
                    </w:rPr>
                    <w:t>, nM)</w:t>
                  </w:r>
                </w:p>
              </w:tc>
              <w:tc>
                <w:tcPr>
                  <w:tcW w:w="709" w:type="dxa"/>
                </w:tcPr>
                <w:p w14:paraId="6F6A7E3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63792B25"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3A790D9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tc>
              <w:tc>
                <w:tcPr>
                  <w:tcW w:w="2693" w:type="dxa"/>
                </w:tcPr>
                <w:p w14:paraId="510A7FCA"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0.03 (-0.23, 0.28), p=0.830</w:t>
                  </w:r>
                </w:p>
                <w:p w14:paraId="1AD55BDA"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-0.06 (-0.31, 0.19), p=0.624</w:t>
                  </w:r>
                </w:p>
                <w:p w14:paraId="06316A27"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0.04 (-0.22, 0.31), p=0.747</w:t>
                  </w:r>
                </w:p>
              </w:tc>
            </w:tr>
            <w:tr w:rsidR="003C5B05" w:rsidRPr="003C5B05" w14:paraId="295B059F" w14:textId="77777777" w:rsidTr="00760FB7">
              <w:tc>
                <w:tcPr>
                  <w:tcW w:w="1980" w:type="dxa"/>
                </w:tcPr>
                <w:p w14:paraId="21023410" w14:textId="77777777" w:rsidR="003C5B05" w:rsidRPr="003C5B05" w:rsidRDefault="003C5B05" w:rsidP="000B7249">
                  <w:pPr>
                    <w:pStyle w:val="ListParagraph"/>
                    <w:framePr w:hSpace="180" w:wrap="around" w:vAnchor="text" w:hAnchor="margin" w:xAlign="right" w:y="90"/>
                    <w:numPr>
                      <w:ilvl w:val="0"/>
                      <w:numId w:val="40"/>
                    </w:numPr>
                    <w:rPr>
                      <w:rFonts w:ascii="Times New Roman" w:hAnsi="Times New Roman" w:cs="Times New Roman"/>
                      <w:sz w:val="20"/>
                      <w:szCs w:val="20"/>
                    </w:rPr>
                  </w:pPr>
                  <w:r w:rsidRPr="003C5B05">
                    <w:rPr>
                      <w:rFonts w:ascii="Times New Roman" w:hAnsi="Times New Roman" w:cs="Times New Roman"/>
                      <w:sz w:val="20"/>
                      <w:szCs w:val="20"/>
                    </w:rPr>
                    <w:t>Nitric oxide and nitrosative stress</w:t>
                  </w:r>
                </w:p>
              </w:tc>
              <w:tc>
                <w:tcPr>
                  <w:tcW w:w="3118" w:type="dxa"/>
                </w:tcPr>
                <w:p w14:paraId="6C94066D"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Nitrite (NO</w:t>
                  </w:r>
                  <w:r w:rsidRPr="003C5B05">
                    <w:rPr>
                      <w:rFonts w:ascii="Times New Roman" w:hAnsi="Times New Roman" w:cs="Times New Roman"/>
                      <w:sz w:val="20"/>
                      <w:szCs w:val="20"/>
                      <w:vertAlign w:val="subscript"/>
                    </w:rPr>
                    <w:t>2</w:t>
                  </w:r>
                  <w:r w:rsidRPr="003C5B05">
                    <w:rPr>
                      <w:rFonts w:ascii="Times New Roman" w:hAnsi="Times New Roman" w:cs="Times New Roman"/>
                      <w:sz w:val="20"/>
                      <w:szCs w:val="20"/>
                      <w:vertAlign w:val="superscript"/>
                    </w:rPr>
                    <w:t>-</w:t>
                  </w:r>
                  <w:r w:rsidRPr="003C5B05">
                    <w:rPr>
                      <w:rFonts w:ascii="Times New Roman" w:hAnsi="Times New Roman" w:cs="Times New Roman"/>
                      <w:sz w:val="20"/>
                      <w:szCs w:val="20"/>
                    </w:rPr>
                    <w:t>)- stable oxidation product of NO</w:t>
                  </w:r>
                </w:p>
                <w:p w14:paraId="05C781C8" w14:textId="363B1408"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log (nitrite</w:t>
                  </w:r>
                  <w:r w:rsidR="009D5E91">
                    <w:rPr>
                      <w:rFonts w:ascii="Times New Roman" w:hAnsi="Times New Roman" w:cs="Times New Roman"/>
                      <w:sz w:val="20"/>
                      <w:szCs w:val="20"/>
                    </w:rPr>
                    <w:t xml:space="preserve">, </w:t>
                  </w:r>
                  <w:r w:rsidR="009D5E91">
                    <w:rPr>
                      <w:rFonts w:ascii="Times New Roman" w:hAnsi="Times New Roman" w:cs="Times New Roman"/>
                      <w:sz w:val="20"/>
                      <w:szCs w:val="20"/>
                    </w:rPr>
                    <w:sym w:font="Symbol" w:char="F06D"/>
                  </w:r>
                  <w:r w:rsidR="009D5E91">
                    <w:rPr>
                      <w:rFonts w:ascii="Times New Roman" w:hAnsi="Times New Roman" w:cs="Times New Roman"/>
                      <w:sz w:val="20"/>
                      <w:szCs w:val="20"/>
                    </w:rPr>
                    <w:t>M)</w:t>
                  </w:r>
                </w:p>
                <w:p w14:paraId="51CA84A3"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614F36C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Nitrate (NO</w:t>
                  </w:r>
                  <w:r w:rsidRPr="003C5B05">
                    <w:rPr>
                      <w:rFonts w:ascii="Times New Roman" w:hAnsi="Times New Roman" w:cs="Times New Roman"/>
                      <w:sz w:val="20"/>
                      <w:szCs w:val="20"/>
                      <w:vertAlign w:val="subscript"/>
                    </w:rPr>
                    <w:t>3</w:t>
                  </w:r>
                  <w:r w:rsidRPr="003C5B05">
                    <w:rPr>
                      <w:rFonts w:ascii="Times New Roman" w:hAnsi="Times New Roman" w:cs="Times New Roman"/>
                      <w:sz w:val="20"/>
                      <w:szCs w:val="20"/>
                      <w:vertAlign w:val="superscript"/>
                    </w:rPr>
                    <w:t>-</w:t>
                  </w:r>
                  <w:r w:rsidRPr="003C5B05">
                    <w:rPr>
                      <w:rFonts w:ascii="Times New Roman" w:hAnsi="Times New Roman" w:cs="Times New Roman"/>
                      <w:sz w:val="20"/>
                      <w:szCs w:val="20"/>
                    </w:rPr>
                    <w:t>)- terminal oxidation product of NO</w:t>
                  </w:r>
                </w:p>
                <w:p w14:paraId="36F58121" w14:textId="551D5106"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log (nitrate</w:t>
                  </w:r>
                  <w:r w:rsidR="009D5E91">
                    <w:rPr>
                      <w:rFonts w:ascii="Times New Roman" w:hAnsi="Times New Roman" w:cs="Times New Roman"/>
                      <w:sz w:val="20"/>
                      <w:szCs w:val="20"/>
                    </w:rPr>
                    <w:t xml:space="preserve">, </w:t>
                  </w:r>
                  <w:r w:rsidR="009D5E91">
                    <w:rPr>
                      <w:rFonts w:ascii="Times New Roman" w:hAnsi="Times New Roman" w:cs="Times New Roman"/>
                      <w:sz w:val="20"/>
                      <w:szCs w:val="20"/>
                    </w:rPr>
                    <w:sym w:font="Symbol" w:char="F06D"/>
                  </w:r>
                  <w:r w:rsidR="009D5E91">
                    <w:rPr>
                      <w:rFonts w:ascii="Times New Roman" w:hAnsi="Times New Roman" w:cs="Times New Roman"/>
                      <w:sz w:val="20"/>
                      <w:szCs w:val="20"/>
                    </w:rPr>
                    <w:t>M)</w:t>
                  </w:r>
                </w:p>
                <w:p w14:paraId="0367AD1A"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3B687751"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roofErr w:type="spellStart"/>
                  <w:r w:rsidRPr="003C5B05">
                    <w:rPr>
                      <w:rFonts w:ascii="Times New Roman" w:hAnsi="Times New Roman" w:cs="Times New Roman"/>
                      <w:sz w:val="20"/>
                      <w:szCs w:val="20"/>
                    </w:rPr>
                    <w:t>RXNO</w:t>
                  </w:r>
                  <w:proofErr w:type="spellEnd"/>
                  <w:r w:rsidRPr="003C5B05">
                    <w:rPr>
                      <w:rFonts w:ascii="Times New Roman" w:hAnsi="Times New Roman" w:cs="Times New Roman"/>
                      <w:sz w:val="20"/>
                      <w:szCs w:val="20"/>
                    </w:rPr>
                    <w:t xml:space="preserve">- </w:t>
                  </w:r>
                  <w:proofErr w:type="spellStart"/>
                  <w:r w:rsidRPr="003C5B05">
                    <w:rPr>
                      <w:rFonts w:ascii="Times New Roman" w:hAnsi="Times New Roman" w:cs="Times New Roman"/>
                      <w:sz w:val="20"/>
                      <w:szCs w:val="20"/>
                    </w:rPr>
                    <w:t>nitrosated</w:t>
                  </w:r>
                  <w:proofErr w:type="spellEnd"/>
                  <w:r w:rsidRPr="003C5B05">
                    <w:rPr>
                      <w:rFonts w:ascii="Times New Roman" w:hAnsi="Times New Roman" w:cs="Times New Roman"/>
                      <w:sz w:val="20"/>
                      <w:szCs w:val="20"/>
                    </w:rPr>
                    <w:t xml:space="preserve"> compounds formed by reaction with NO and thiols, nM</w:t>
                  </w:r>
                </w:p>
              </w:tc>
              <w:tc>
                <w:tcPr>
                  <w:tcW w:w="709" w:type="dxa"/>
                </w:tcPr>
                <w:p w14:paraId="31B63319"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35D3034D"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7B3263CE"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572BD6F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47E18DD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330AD349"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4158661F"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77527B7D"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32586E83"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0594541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26698D55"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tc>
              <w:tc>
                <w:tcPr>
                  <w:tcW w:w="2693" w:type="dxa"/>
                </w:tcPr>
                <w:p w14:paraId="3A5FAD1A"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0.06 (-0.37, 0.48), p=0.783</w:t>
                  </w:r>
                </w:p>
                <w:p w14:paraId="03809345"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0.35 (-0.12, 0.83), p=0.143</w:t>
                  </w:r>
                </w:p>
                <w:p w14:paraId="769E62DA"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0.25 (-0.23, 0.73), p=0.303</w:t>
                  </w:r>
                </w:p>
                <w:p w14:paraId="35434C8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71DB3F70"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-0.07 (-0.40, 0.27), p=0.691</w:t>
                  </w:r>
                </w:p>
                <w:p w14:paraId="031DA394"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-0.11 (-0.53, 0.32), p=0.609</w:t>
                  </w:r>
                </w:p>
                <w:p w14:paraId="231909DB" w14:textId="77777777" w:rsidR="003C5B05" w:rsidRPr="003C5B05" w:rsidRDefault="003C5B05" w:rsidP="000B7249">
                  <w:pPr>
                    <w:framePr w:hSpace="180" w:wrap="around" w:vAnchor="text" w:hAnchor="margin" w:xAlign="right" w:y="90"/>
                    <w:rPr>
                      <w:rFonts w:ascii="Times New Roman" w:hAnsi="Times New Roman" w:cs="Times New Roman"/>
                      <w:color w:val="0A0A0A"/>
                      <w:sz w:val="20"/>
                      <w:szCs w:val="20"/>
                    </w:rPr>
                  </w:pPr>
                  <w:r w:rsidRPr="003C5B05">
                    <w:rPr>
                      <w:rFonts w:ascii="Times New Roman" w:hAnsi="Times New Roman" w:cs="Times New Roman"/>
                      <w:color w:val="0A0A0A"/>
                      <w:sz w:val="20"/>
                      <w:szCs w:val="20"/>
                    </w:rPr>
                    <w:t>0.04 (-0.39, 0.46), p=0.864</w:t>
                  </w:r>
                </w:p>
                <w:p w14:paraId="129BED0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02E1078E"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p=0.563</w:t>
                  </w:r>
                </w:p>
                <w:p w14:paraId="0DEB762E"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p=0.977</w:t>
                  </w:r>
                </w:p>
                <w:p w14:paraId="1D2180E8"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p=0.793</w:t>
                  </w:r>
                </w:p>
              </w:tc>
            </w:tr>
            <w:tr w:rsidR="003C5B05" w:rsidRPr="003C5B05" w14:paraId="2EC60BE6" w14:textId="77777777" w:rsidTr="00760FB7">
              <w:tc>
                <w:tcPr>
                  <w:tcW w:w="1980" w:type="dxa"/>
                </w:tcPr>
                <w:p w14:paraId="23F3673A" w14:textId="77777777" w:rsidR="003C5B05" w:rsidRPr="003C5B05" w:rsidRDefault="003C5B05" w:rsidP="000B7249">
                  <w:pPr>
                    <w:pStyle w:val="ListParagraph"/>
                    <w:framePr w:hSpace="180" w:wrap="around" w:vAnchor="text" w:hAnchor="margin" w:xAlign="right" w:y="90"/>
                    <w:numPr>
                      <w:ilvl w:val="0"/>
                      <w:numId w:val="40"/>
                    </w:numPr>
                    <w:rPr>
                      <w:rFonts w:ascii="Times New Roman" w:hAnsi="Times New Roman" w:cs="Times New Roman"/>
                      <w:sz w:val="20"/>
                      <w:szCs w:val="20"/>
                    </w:rPr>
                  </w:pPr>
                  <w:r w:rsidRPr="003C5B05">
                    <w:rPr>
                      <w:rFonts w:ascii="Times New Roman" w:hAnsi="Times New Roman" w:cs="Times New Roman"/>
                      <w:sz w:val="20"/>
                      <w:szCs w:val="20"/>
                    </w:rPr>
                    <w:t>Glutathione pathway and thiol metabolism</w:t>
                  </w:r>
                </w:p>
              </w:tc>
              <w:tc>
                <w:tcPr>
                  <w:tcW w:w="3118" w:type="dxa"/>
                </w:tcPr>
                <w:p w14:paraId="4BCBD3F7"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Free GSH- reduced glutathione, major intercellular antioxidant, </w:t>
                  </w:r>
                </w:p>
                <w:p w14:paraId="658F97E6" w14:textId="1D120DDF"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log (free GSH,</w:t>
                  </w:r>
                  <w:r w:rsidR="004B5EED">
                    <w:rPr>
                      <w:rFonts w:ascii="Times New Roman" w:hAnsi="Times New Roman" w:cs="Times New Roman"/>
                      <w:sz w:val="20"/>
                      <w:szCs w:val="20"/>
                    </w:rPr>
                    <w:t xml:space="preserve"> nM</w:t>
                  </w:r>
                  <w:r w:rsidRPr="003C5B05">
                    <w:rPr>
                      <w:rFonts w:ascii="Times New Roman" w:hAnsi="Times New Roman" w:cs="Times New Roman"/>
                      <w:sz w:val="20"/>
                      <w:szCs w:val="20"/>
                    </w:rPr>
                    <w:t>)</w:t>
                  </w:r>
                </w:p>
                <w:p w14:paraId="50C3455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6E48254C" w14:textId="465F209D"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Free GSSG- oxidised glutathione, log (free GSSG</w:t>
                  </w:r>
                  <w:r w:rsidR="009D5E91">
                    <w:rPr>
                      <w:rFonts w:ascii="Times New Roman" w:hAnsi="Times New Roman" w:cs="Times New Roman"/>
                      <w:sz w:val="20"/>
                      <w:szCs w:val="20"/>
                    </w:rPr>
                    <w:t>,</w:t>
                  </w:r>
                  <w:r w:rsidR="004B5EED">
                    <w:rPr>
                      <w:rFonts w:ascii="Times New Roman" w:hAnsi="Times New Roman" w:cs="Times New Roman"/>
                      <w:sz w:val="20"/>
                      <w:szCs w:val="20"/>
                    </w:rPr>
                    <w:t xml:space="preserve"> nM</w:t>
                  </w:r>
                  <w:r w:rsidRPr="003C5B05">
                    <w:rPr>
                      <w:rFonts w:ascii="Times New Roman" w:hAnsi="Times New Roman" w:cs="Times New Roman"/>
                      <w:sz w:val="20"/>
                      <w:szCs w:val="20"/>
                    </w:rPr>
                    <w:t>)</w:t>
                  </w:r>
                </w:p>
                <w:p w14:paraId="60CBB6C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022F5519"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6CE05607"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Total GSH- combined reduced and oxidised glutathione reflects total glutathione reserve, </w:t>
                  </w:r>
                </w:p>
                <w:p w14:paraId="7551425A" w14:textId="73A9793C"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log (total GSH</w:t>
                  </w:r>
                  <w:r w:rsidR="009D5E91">
                    <w:rPr>
                      <w:rFonts w:ascii="Times New Roman" w:hAnsi="Times New Roman" w:cs="Times New Roman"/>
                      <w:sz w:val="20"/>
                      <w:szCs w:val="20"/>
                    </w:rPr>
                    <w:t>,</w:t>
                  </w:r>
                  <w:r w:rsidR="004B5EED">
                    <w:rPr>
                      <w:rFonts w:ascii="Times New Roman" w:hAnsi="Times New Roman" w:cs="Times New Roman"/>
                      <w:sz w:val="20"/>
                      <w:szCs w:val="20"/>
                    </w:rPr>
                    <w:t xml:space="preserve"> </w:t>
                  </w:r>
                  <w:r w:rsidR="004B5EED">
                    <w:rPr>
                      <w:rFonts w:ascii="Times New Roman" w:hAnsi="Times New Roman" w:cs="Times New Roman"/>
                      <w:sz w:val="20"/>
                      <w:szCs w:val="20"/>
                    </w:rPr>
                    <w:sym w:font="Symbol" w:char="F06D"/>
                  </w:r>
                  <w:r w:rsidR="004B5EED">
                    <w:rPr>
                      <w:rFonts w:ascii="Times New Roman" w:hAnsi="Times New Roman" w:cs="Times New Roman"/>
                      <w:sz w:val="20"/>
                      <w:szCs w:val="20"/>
                    </w:rPr>
                    <w:t>M</w:t>
                  </w:r>
                  <w:r w:rsidRPr="003C5B05">
                    <w:rPr>
                      <w:rFonts w:ascii="Times New Roman" w:hAnsi="Times New Roman" w:cs="Times New Roman"/>
                      <w:sz w:val="20"/>
                      <w:szCs w:val="20"/>
                    </w:rPr>
                    <w:t>)</w:t>
                  </w:r>
                </w:p>
                <w:p w14:paraId="496B788C"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3AFC6475"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Free Cysteine (Cys)- precursor for glutathione synthesis </w:t>
                  </w:r>
                </w:p>
                <w:p w14:paraId="7FA6AEEC" w14:textId="4A72FD81"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log (free Cys</w:t>
                  </w:r>
                  <w:r w:rsidR="009D5E91">
                    <w:rPr>
                      <w:rFonts w:ascii="Times New Roman" w:hAnsi="Times New Roman" w:cs="Times New Roman"/>
                      <w:sz w:val="20"/>
                      <w:szCs w:val="20"/>
                    </w:rPr>
                    <w:t>,</w:t>
                  </w:r>
                  <w:r w:rsidR="004B5EED">
                    <w:rPr>
                      <w:rFonts w:ascii="Times New Roman" w:hAnsi="Times New Roman" w:cs="Times New Roman"/>
                      <w:sz w:val="20"/>
                      <w:szCs w:val="20"/>
                    </w:rPr>
                    <w:t xml:space="preserve"> nM</w:t>
                  </w:r>
                  <w:r w:rsidRPr="003C5B05">
                    <w:rPr>
                      <w:rFonts w:ascii="Times New Roman" w:hAnsi="Times New Roman" w:cs="Times New Roman"/>
                      <w:sz w:val="20"/>
                      <w:szCs w:val="20"/>
                    </w:rPr>
                    <w:t>)</w:t>
                  </w:r>
                </w:p>
                <w:p w14:paraId="38918C7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42C5BCDE" w14:textId="475126DA"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Free Cystine (</w:t>
                  </w:r>
                  <w:proofErr w:type="spellStart"/>
                  <w:r w:rsidRPr="003C5B05">
                    <w:rPr>
                      <w:rFonts w:ascii="Times New Roman" w:hAnsi="Times New Roman" w:cs="Times New Roman"/>
                      <w:sz w:val="20"/>
                      <w:szCs w:val="20"/>
                    </w:rPr>
                    <w:t>CySS</w:t>
                  </w:r>
                  <w:proofErr w:type="spellEnd"/>
                  <w:r w:rsidRPr="003C5B05">
                    <w:rPr>
                      <w:rFonts w:ascii="Times New Roman" w:hAnsi="Times New Roman" w:cs="Times New Roman"/>
                      <w:sz w:val="20"/>
                      <w:szCs w:val="20"/>
                    </w:rPr>
                    <w:t xml:space="preserve">)- oxidised form of Cys, marker of extracellular oxidative, log (free </w:t>
                  </w:r>
                  <w:proofErr w:type="spellStart"/>
                  <w:r w:rsidRPr="003C5B05">
                    <w:rPr>
                      <w:rFonts w:ascii="Times New Roman" w:hAnsi="Times New Roman" w:cs="Times New Roman"/>
                      <w:sz w:val="20"/>
                      <w:szCs w:val="20"/>
                    </w:rPr>
                    <w:t>CySS</w:t>
                  </w:r>
                  <w:proofErr w:type="spellEnd"/>
                  <w:r w:rsidR="009D5E91">
                    <w:rPr>
                      <w:rFonts w:ascii="Times New Roman" w:hAnsi="Times New Roman" w:cs="Times New Roman"/>
                      <w:sz w:val="20"/>
                      <w:szCs w:val="20"/>
                    </w:rPr>
                    <w:t>,</w:t>
                  </w:r>
                  <w:r w:rsidR="004B5EED">
                    <w:rPr>
                      <w:rFonts w:ascii="Times New Roman" w:hAnsi="Times New Roman" w:cs="Times New Roman"/>
                      <w:sz w:val="20"/>
                      <w:szCs w:val="20"/>
                    </w:rPr>
                    <w:t xml:space="preserve"> </w:t>
                  </w:r>
                  <w:proofErr w:type="spellStart"/>
                  <w:r w:rsidR="004B5EED">
                    <w:rPr>
                      <w:rFonts w:ascii="Times New Roman" w:hAnsi="Times New Roman" w:cs="Times New Roman"/>
                      <w:sz w:val="20"/>
                      <w:szCs w:val="20"/>
                    </w:rPr>
                    <w:t>nM</w:t>
                  </w:r>
                  <w:proofErr w:type="spellEnd"/>
                  <w:r w:rsidRPr="003C5B05">
                    <w:rPr>
                      <w:rFonts w:ascii="Times New Roman" w:hAnsi="Times New Roman" w:cs="Times New Roman"/>
                      <w:sz w:val="20"/>
                      <w:szCs w:val="20"/>
                    </w:rPr>
                    <w:t>)</w:t>
                  </w:r>
                </w:p>
                <w:p w14:paraId="36EB671E"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7FDFB4E6" w14:textId="10E2FA3F"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lastRenderedPageBreak/>
                    <w:t>Total Cys- total cysteine reservoir, reflect sulfur amino acid availability log (total Cys</w:t>
                  </w:r>
                  <w:r w:rsidR="009D5E91">
                    <w:rPr>
                      <w:rFonts w:ascii="Times New Roman" w:hAnsi="Times New Roman" w:cs="Times New Roman"/>
                      <w:sz w:val="20"/>
                      <w:szCs w:val="20"/>
                    </w:rPr>
                    <w:t>,</w:t>
                  </w:r>
                  <w:r w:rsidR="004B5EED">
                    <w:rPr>
                      <w:rFonts w:ascii="Times New Roman" w:hAnsi="Times New Roman" w:cs="Times New Roman"/>
                      <w:sz w:val="20"/>
                      <w:szCs w:val="20"/>
                    </w:rPr>
                    <w:t xml:space="preserve"> </w:t>
                  </w:r>
                  <w:r w:rsidR="004B5EED">
                    <w:rPr>
                      <w:rFonts w:ascii="Times New Roman" w:hAnsi="Times New Roman" w:cs="Times New Roman"/>
                      <w:sz w:val="20"/>
                      <w:szCs w:val="20"/>
                    </w:rPr>
                    <w:sym w:font="Symbol" w:char="F06D"/>
                  </w:r>
                  <w:r w:rsidR="004B5EED">
                    <w:rPr>
                      <w:rFonts w:ascii="Times New Roman" w:hAnsi="Times New Roman" w:cs="Times New Roman"/>
                      <w:sz w:val="20"/>
                      <w:szCs w:val="20"/>
                    </w:rPr>
                    <w:t>M</w:t>
                  </w:r>
                  <w:r w:rsidRPr="003C5B05">
                    <w:rPr>
                      <w:rFonts w:ascii="Times New Roman" w:hAnsi="Times New Roman" w:cs="Times New Roman"/>
                      <w:sz w:val="20"/>
                      <w:szCs w:val="20"/>
                    </w:rPr>
                    <w:t>)</w:t>
                  </w:r>
                </w:p>
                <w:p w14:paraId="442BD4F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6094DEEA"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Free Homocysteine (</w:t>
                  </w:r>
                  <w:proofErr w:type="spellStart"/>
                  <w:r w:rsidRPr="003C5B05">
                    <w:rPr>
                      <w:rFonts w:ascii="Times New Roman" w:hAnsi="Times New Roman" w:cs="Times New Roman"/>
                      <w:sz w:val="20"/>
                      <w:szCs w:val="20"/>
                    </w:rPr>
                    <w:t>HCyS</w:t>
                  </w:r>
                  <w:proofErr w:type="spellEnd"/>
                  <w:r w:rsidRPr="003C5B05">
                    <w:rPr>
                      <w:rFonts w:ascii="Times New Roman" w:hAnsi="Times New Roman" w:cs="Times New Roman"/>
                      <w:sz w:val="20"/>
                      <w:szCs w:val="20"/>
                    </w:rPr>
                    <w:t xml:space="preserve">)- intermediate linking methylation and </w:t>
                  </w:r>
                  <w:proofErr w:type="spellStart"/>
                  <w:r w:rsidRPr="003C5B05">
                    <w:rPr>
                      <w:rFonts w:ascii="Times New Roman" w:hAnsi="Times New Roman" w:cs="Times New Roman"/>
                      <w:sz w:val="20"/>
                      <w:szCs w:val="20"/>
                    </w:rPr>
                    <w:t>trassulfuration</w:t>
                  </w:r>
                  <w:proofErr w:type="spellEnd"/>
                  <w:r w:rsidRPr="003C5B05">
                    <w:rPr>
                      <w:rFonts w:ascii="Times New Roman" w:hAnsi="Times New Roman" w:cs="Times New Roman"/>
                      <w:sz w:val="20"/>
                      <w:szCs w:val="20"/>
                    </w:rPr>
                    <w:t xml:space="preserve"> pathways </w:t>
                  </w:r>
                </w:p>
                <w:p w14:paraId="4A38AE25" w14:textId="506A822B"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log (free </w:t>
                  </w:r>
                  <w:proofErr w:type="spellStart"/>
                  <w:r w:rsidRPr="003C5B05">
                    <w:rPr>
                      <w:rFonts w:ascii="Times New Roman" w:hAnsi="Times New Roman" w:cs="Times New Roman"/>
                      <w:sz w:val="20"/>
                      <w:szCs w:val="20"/>
                    </w:rPr>
                    <w:t>HCyS</w:t>
                  </w:r>
                  <w:proofErr w:type="spellEnd"/>
                  <w:r w:rsidR="009D5E91">
                    <w:rPr>
                      <w:rFonts w:ascii="Times New Roman" w:hAnsi="Times New Roman" w:cs="Times New Roman"/>
                      <w:sz w:val="20"/>
                      <w:szCs w:val="20"/>
                    </w:rPr>
                    <w:t>,</w:t>
                  </w:r>
                  <w:r w:rsidR="004B5EED">
                    <w:rPr>
                      <w:rFonts w:ascii="Times New Roman" w:hAnsi="Times New Roman" w:cs="Times New Roman"/>
                      <w:sz w:val="20"/>
                      <w:szCs w:val="20"/>
                    </w:rPr>
                    <w:t xml:space="preserve"> </w:t>
                  </w:r>
                  <w:proofErr w:type="spellStart"/>
                  <w:r w:rsidR="004B5EED">
                    <w:rPr>
                      <w:rFonts w:ascii="Times New Roman" w:hAnsi="Times New Roman" w:cs="Times New Roman"/>
                      <w:sz w:val="20"/>
                      <w:szCs w:val="20"/>
                    </w:rPr>
                    <w:t>nM</w:t>
                  </w:r>
                  <w:proofErr w:type="spellEnd"/>
                  <w:r w:rsidRPr="003C5B05">
                    <w:rPr>
                      <w:rFonts w:ascii="Times New Roman" w:hAnsi="Times New Roman" w:cs="Times New Roman"/>
                      <w:sz w:val="20"/>
                      <w:szCs w:val="20"/>
                    </w:rPr>
                    <w:t>)</w:t>
                  </w:r>
                </w:p>
                <w:p w14:paraId="7B7D93EF"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1BA13781" w14:textId="37E045F6"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Free </w:t>
                  </w:r>
                  <w:proofErr w:type="spellStart"/>
                  <w:r w:rsidRPr="003C5B05">
                    <w:rPr>
                      <w:rFonts w:ascii="Times New Roman" w:hAnsi="Times New Roman" w:cs="Times New Roman"/>
                      <w:sz w:val="20"/>
                      <w:szCs w:val="20"/>
                    </w:rPr>
                    <w:t>Homocystine</w:t>
                  </w:r>
                  <w:proofErr w:type="spellEnd"/>
                  <w:r w:rsidRPr="003C5B05">
                    <w:rPr>
                      <w:rFonts w:ascii="Times New Roman" w:hAnsi="Times New Roman" w:cs="Times New Roman"/>
                      <w:sz w:val="20"/>
                      <w:szCs w:val="20"/>
                    </w:rPr>
                    <w:t xml:space="preserve"> (</w:t>
                  </w:r>
                  <w:proofErr w:type="spellStart"/>
                  <w:r w:rsidRPr="003C5B05">
                    <w:rPr>
                      <w:rFonts w:ascii="Times New Roman" w:hAnsi="Times New Roman" w:cs="Times New Roman"/>
                      <w:sz w:val="20"/>
                      <w:szCs w:val="20"/>
                    </w:rPr>
                    <w:t>HyCSS</w:t>
                  </w:r>
                  <w:proofErr w:type="spellEnd"/>
                  <w:r w:rsidRPr="003C5B05">
                    <w:rPr>
                      <w:rFonts w:ascii="Times New Roman" w:hAnsi="Times New Roman" w:cs="Times New Roman"/>
                      <w:sz w:val="20"/>
                      <w:szCs w:val="20"/>
                    </w:rPr>
                    <w:t xml:space="preserve">)- oxidised form of </w:t>
                  </w:r>
                  <w:proofErr w:type="spellStart"/>
                  <w:r w:rsidRPr="003C5B05">
                    <w:rPr>
                      <w:rFonts w:ascii="Times New Roman" w:hAnsi="Times New Roman" w:cs="Times New Roman"/>
                      <w:sz w:val="20"/>
                      <w:szCs w:val="20"/>
                    </w:rPr>
                    <w:t>HCyS</w:t>
                  </w:r>
                  <w:proofErr w:type="spellEnd"/>
                  <w:r w:rsidRPr="003C5B05">
                    <w:rPr>
                      <w:rFonts w:ascii="Times New Roman" w:hAnsi="Times New Roman" w:cs="Times New Roman"/>
                      <w:sz w:val="20"/>
                      <w:szCs w:val="20"/>
                    </w:rPr>
                    <w:t xml:space="preserve">, marker of </w:t>
                  </w:r>
                  <w:proofErr w:type="spellStart"/>
                  <w:r w:rsidRPr="003C5B05">
                    <w:rPr>
                      <w:rFonts w:ascii="Times New Roman" w:hAnsi="Times New Roman" w:cs="Times New Roman"/>
                      <w:sz w:val="20"/>
                      <w:szCs w:val="20"/>
                    </w:rPr>
                    <w:t>HCyS</w:t>
                  </w:r>
                  <w:proofErr w:type="spellEnd"/>
                  <w:r w:rsidRPr="003C5B05">
                    <w:rPr>
                      <w:rFonts w:ascii="Times New Roman" w:hAnsi="Times New Roman" w:cs="Times New Roman"/>
                      <w:sz w:val="20"/>
                      <w:szCs w:val="20"/>
                    </w:rPr>
                    <w:t xml:space="preserve"> oxidation, log (free </w:t>
                  </w:r>
                  <w:proofErr w:type="spellStart"/>
                  <w:r w:rsidRPr="003C5B05">
                    <w:rPr>
                      <w:rFonts w:ascii="Times New Roman" w:hAnsi="Times New Roman" w:cs="Times New Roman"/>
                      <w:sz w:val="20"/>
                      <w:szCs w:val="20"/>
                    </w:rPr>
                    <w:t>HyCSS</w:t>
                  </w:r>
                  <w:proofErr w:type="spellEnd"/>
                  <w:r w:rsidR="009D5E91">
                    <w:rPr>
                      <w:rFonts w:ascii="Times New Roman" w:hAnsi="Times New Roman" w:cs="Times New Roman"/>
                      <w:sz w:val="20"/>
                      <w:szCs w:val="20"/>
                    </w:rPr>
                    <w:t>,</w:t>
                  </w:r>
                  <w:r w:rsidR="004B5EED">
                    <w:rPr>
                      <w:rFonts w:ascii="Times New Roman" w:hAnsi="Times New Roman" w:cs="Times New Roman"/>
                      <w:sz w:val="20"/>
                      <w:szCs w:val="20"/>
                    </w:rPr>
                    <w:t xml:space="preserve"> </w:t>
                  </w:r>
                  <w:proofErr w:type="spellStart"/>
                  <w:r w:rsidR="004B5EED">
                    <w:rPr>
                      <w:rFonts w:ascii="Times New Roman" w:hAnsi="Times New Roman" w:cs="Times New Roman"/>
                      <w:sz w:val="20"/>
                      <w:szCs w:val="20"/>
                    </w:rPr>
                    <w:t>nM</w:t>
                  </w:r>
                  <w:proofErr w:type="spellEnd"/>
                  <w:r w:rsidRPr="003C5B05">
                    <w:rPr>
                      <w:rFonts w:ascii="Times New Roman" w:hAnsi="Times New Roman" w:cs="Times New Roman"/>
                      <w:sz w:val="20"/>
                      <w:szCs w:val="20"/>
                    </w:rPr>
                    <w:t>)</w:t>
                  </w:r>
                </w:p>
                <w:p w14:paraId="12DB172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7A12D022" w14:textId="4BF6382C"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 xml:space="preserve">Total </w:t>
                  </w:r>
                  <w:proofErr w:type="spellStart"/>
                  <w:r w:rsidRPr="003C5B05">
                    <w:rPr>
                      <w:rFonts w:ascii="Times New Roman" w:hAnsi="Times New Roman" w:cs="Times New Roman"/>
                      <w:sz w:val="20"/>
                      <w:szCs w:val="20"/>
                    </w:rPr>
                    <w:t>HCyS</w:t>
                  </w:r>
                  <w:proofErr w:type="spellEnd"/>
                  <w:r w:rsidRPr="003C5B05">
                    <w:rPr>
                      <w:rFonts w:ascii="Times New Roman" w:hAnsi="Times New Roman" w:cs="Times New Roman"/>
                      <w:sz w:val="20"/>
                      <w:szCs w:val="20"/>
                    </w:rPr>
                    <w:t xml:space="preserve">- total homocysteine pool, reflect one carbon metabolic activity log (total </w:t>
                  </w:r>
                  <w:proofErr w:type="spellStart"/>
                  <w:r w:rsidRPr="003C5B05">
                    <w:rPr>
                      <w:rFonts w:ascii="Times New Roman" w:hAnsi="Times New Roman" w:cs="Times New Roman"/>
                      <w:sz w:val="20"/>
                      <w:szCs w:val="20"/>
                    </w:rPr>
                    <w:t>HCyS</w:t>
                  </w:r>
                  <w:proofErr w:type="spellEnd"/>
                  <w:r w:rsidR="009D5E91">
                    <w:rPr>
                      <w:rFonts w:ascii="Times New Roman" w:hAnsi="Times New Roman" w:cs="Times New Roman"/>
                      <w:sz w:val="20"/>
                      <w:szCs w:val="20"/>
                    </w:rPr>
                    <w:t>,</w:t>
                  </w:r>
                  <w:r w:rsidR="004B5EED">
                    <w:rPr>
                      <w:rFonts w:ascii="Times New Roman" w:hAnsi="Times New Roman" w:cs="Times New Roman"/>
                      <w:sz w:val="20"/>
                      <w:szCs w:val="20"/>
                    </w:rPr>
                    <w:t xml:space="preserve"> </w:t>
                  </w:r>
                  <w:r w:rsidR="004B5EED">
                    <w:rPr>
                      <w:rFonts w:ascii="Times New Roman" w:hAnsi="Times New Roman" w:cs="Times New Roman"/>
                      <w:sz w:val="20"/>
                      <w:szCs w:val="20"/>
                    </w:rPr>
                    <w:sym w:font="Symbol" w:char="F06D"/>
                  </w:r>
                  <w:r w:rsidR="004B5EED">
                    <w:rPr>
                      <w:rFonts w:ascii="Times New Roman" w:hAnsi="Times New Roman" w:cs="Times New Roman"/>
                      <w:sz w:val="20"/>
                      <w:szCs w:val="20"/>
                    </w:rPr>
                    <w:t>M</w:t>
                  </w:r>
                  <w:r w:rsidRPr="003C5B05">
                    <w:rPr>
                      <w:rFonts w:ascii="Times New Roman" w:hAnsi="Times New Roman" w:cs="Times New Roman"/>
                      <w:sz w:val="20"/>
                      <w:szCs w:val="20"/>
                    </w:rPr>
                    <w:t>)</w:t>
                  </w:r>
                </w:p>
              </w:tc>
              <w:tc>
                <w:tcPr>
                  <w:tcW w:w="709" w:type="dxa"/>
                </w:tcPr>
                <w:p w14:paraId="3EC79A51"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lastRenderedPageBreak/>
                    <w:t>0</w:t>
                  </w:r>
                </w:p>
                <w:p w14:paraId="0A77F9E9"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37BB0303"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1C6F59BE"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76D284B8"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053A779D"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2F0B83C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67CA1BB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4F951EF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26D165B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4A36CBC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33339B8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5DE18F6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3146958B"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7BE3C165"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6B7F3FF7"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0BC5E5BD"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420B32A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42A29325"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71F3DCE9"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336EDB1E"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1D962863" w14:textId="77777777" w:rsidR="00C51596" w:rsidRDefault="00C51596" w:rsidP="000B7249">
                  <w:pPr>
                    <w:framePr w:hSpace="180" w:wrap="around" w:vAnchor="text" w:hAnchor="margin" w:xAlign="right" w:y="90"/>
                    <w:rPr>
                      <w:rFonts w:ascii="Times New Roman" w:hAnsi="Times New Roman" w:cs="Times New Roman"/>
                      <w:sz w:val="20"/>
                      <w:szCs w:val="20"/>
                    </w:rPr>
                  </w:pPr>
                </w:p>
                <w:p w14:paraId="7D291C72" w14:textId="77777777" w:rsidR="00C51596" w:rsidRDefault="00C51596" w:rsidP="000B7249">
                  <w:pPr>
                    <w:framePr w:hSpace="180" w:wrap="around" w:vAnchor="text" w:hAnchor="margin" w:xAlign="right" w:y="90"/>
                    <w:rPr>
                      <w:rFonts w:ascii="Times New Roman" w:hAnsi="Times New Roman" w:cs="Times New Roman"/>
                      <w:sz w:val="20"/>
                      <w:szCs w:val="20"/>
                    </w:rPr>
                  </w:pPr>
                </w:p>
                <w:p w14:paraId="3ED8ED22" w14:textId="24982DFE"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lastRenderedPageBreak/>
                    <w:t>0</w:t>
                  </w:r>
                </w:p>
                <w:p w14:paraId="230E0606"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6C09D165"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4FB2F8E4"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20031D9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32921C3E"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2A5244D3"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31272560"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45D19BBB"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15503632"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413BC6CC"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2D466783"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p w14:paraId="00FDD98C"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258F71E1"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0</w:t>
                  </w:r>
                </w:p>
                <w:p w14:paraId="0B108A0D"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48</w:t>
                  </w:r>
                </w:p>
                <w:p w14:paraId="148CD461"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r w:rsidRPr="003C5B05">
                    <w:rPr>
                      <w:rFonts w:ascii="Times New Roman" w:hAnsi="Times New Roman" w:cs="Times New Roman"/>
                      <w:sz w:val="20"/>
                      <w:szCs w:val="20"/>
                    </w:rPr>
                    <w:t>72</w:t>
                  </w:r>
                </w:p>
              </w:tc>
              <w:tc>
                <w:tcPr>
                  <w:tcW w:w="2693" w:type="dxa"/>
                </w:tcPr>
                <w:p w14:paraId="79BC392E"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lastRenderedPageBreak/>
                    <w:t>0.05(-0.46, 0.55), p=0.849</w:t>
                  </w:r>
                </w:p>
                <w:p w14:paraId="44EA9B26"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-0.08(-0.62, 0.46), p=0.766</w:t>
                  </w:r>
                </w:p>
                <w:p w14:paraId="774EE595"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0.40(-0.19, 0.99), p=0.175</w:t>
                  </w:r>
                </w:p>
                <w:p w14:paraId="28CA6ABC"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786D6D75"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0.15(-0.40, 0.71), p=0.581</w:t>
                  </w:r>
                </w:p>
                <w:p w14:paraId="190D266E"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0.20(-0.26, 0.67), p=0.385</w:t>
                  </w:r>
                </w:p>
                <w:p w14:paraId="28880648"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0.17(-0.26, 0.60), p=0.430</w:t>
                  </w:r>
                </w:p>
                <w:p w14:paraId="0565B41A"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29BB08E9"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0.08(-0.45, 0.61), p=0.769</w:t>
                  </w:r>
                </w:p>
                <w:p w14:paraId="0751A6B8"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0.05(-0.48, 0.58), p=0.855</w:t>
                  </w:r>
                </w:p>
                <w:p w14:paraId="62758CAD"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-0.07(-0.60, 0.46), p=0.796</w:t>
                  </w:r>
                </w:p>
                <w:p w14:paraId="52A2ACA7"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45C65A69" w14:textId="77777777" w:rsidR="003C5B05" w:rsidRPr="003C5B05" w:rsidRDefault="003C5B05" w:rsidP="000B7249">
                  <w:pPr>
                    <w:framePr w:hSpace="180" w:wrap="around" w:vAnchor="text" w:hAnchor="margin" w:xAlign="right" w:y="90"/>
                    <w:rPr>
                      <w:rFonts w:ascii="Times New Roman" w:hAnsi="Times New Roman" w:cs="Times New Roman"/>
                      <w:sz w:val="20"/>
                      <w:szCs w:val="20"/>
                    </w:rPr>
                  </w:pPr>
                </w:p>
                <w:p w14:paraId="65873C84"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-0.05(-0.44, 0.35), p=0.816</w:t>
                  </w:r>
                </w:p>
                <w:p w14:paraId="10299402"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-0.02(-0.60, 0.55), p=0.936</w:t>
                  </w:r>
                </w:p>
                <w:p w14:paraId="261FD477"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0.11(-0.40, 0.63), p=0.657</w:t>
                  </w:r>
                </w:p>
                <w:p w14:paraId="2E269480"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191BBFFB"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0.08(-0.23, 0.40), p=0.593</w:t>
                  </w:r>
                </w:p>
                <w:p w14:paraId="58A0AC9D"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0.04(-0.28, 0.35), p=0.820</w:t>
                  </w:r>
                </w:p>
                <w:p w14:paraId="270AF83A"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-0.15(-0.54, 0.24), p=0.444</w:t>
                  </w:r>
                </w:p>
                <w:p w14:paraId="6AE17FD7"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6F7C380F" w14:textId="77777777" w:rsidR="00C51596" w:rsidRDefault="00C51596" w:rsidP="000B7249">
                  <w:pPr>
                    <w:framePr w:hSpace="180" w:wrap="around" w:vAnchor="text" w:hAnchor="margin" w:xAlign="right" w:y="90"/>
                    <w:rPr>
                      <w:rFonts w:ascii="Times New Roman" w:hAnsi="Times New Roman" w:cs="Times New Roman"/>
                      <w:color w:val="000000"/>
                      <w:sz w:val="20"/>
                      <w:szCs w:val="20"/>
                    </w:rPr>
                  </w:pPr>
                </w:p>
                <w:p w14:paraId="36F2A9F9" w14:textId="77777777" w:rsidR="00C51596" w:rsidRDefault="00C51596" w:rsidP="000B7249">
                  <w:pPr>
                    <w:framePr w:hSpace="180" w:wrap="around" w:vAnchor="text" w:hAnchor="margin" w:xAlign="right" w:y="90"/>
                    <w:rPr>
                      <w:rFonts w:ascii="Times New Roman" w:hAnsi="Times New Roman" w:cs="Times New Roman"/>
                      <w:color w:val="000000"/>
                      <w:sz w:val="20"/>
                      <w:szCs w:val="20"/>
                    </w:rPr>
                  </w:pPr>
                </w:p>
                <w:p w14:paraId="67F252D7" w14:textId="0B7F8A8B"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lastRenderedPageBreak/>
                    <w:t>-0.03(-0.24, 0.18), p=0.797</w:t>
                  </w:r>
                </w:p>
                <w:p w14:paraId="5660E5FC"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-0.09(-0.31, 0.13), p=0.424</w:t>
                  </w:r>
                </w:p>
                <w:p w14:paraId="5E63D341"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-0.05(-0.23, 0.12), p=0.551</w:t>
                  </w:r>
                </w:p>
                <w:p w14:paraId="36AC553B"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0C4E9280"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0.10(-0.50, 0.70), p=0.739</w:t>
                  </w:r>
                </w:p>
                <w:p w14:paraId="3D56F8B7"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-0.25(-0.67, 0.17), p=0.236</w:t>
                  </w:r>
                </w:p>
                <w:p w14:paraId="4C905182"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0.01(-0.63, 0.65), p=0.971</w:t>
                  </w:r>
                </w:p>
                <w:p w14:paraId="5793B793"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58F669F4"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004B9088"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-0.22(-0.75, 0.31), p=0.407</w:t>
                  </w:r>
                </w:p>
                <w:p w14:paraId="6DF4718B"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-0.30(-0.93, 0.34), p=0.355</w:t>
                  </w:r>
                </w:p>
                <w:p w14:paraId="55B4CDEB"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0.21(-0.47, 0.90), p=0.535</w:t>
                  </w:r>
                </w:p>
                <w:p w14:paraId="144C9228"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p>
                <w:p w14:paraId="588FBD94"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0.04(-0.27, 0.36), p=0.779</w:t>
                  </w:r>
                </w:p>
                <w:p w14:paraId="1D68C7AF"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-0.03(-0.32, 0.27), p=0.858</w:t>
                  </w:r>
                </w:p>
                <w:p w14:paraId="57C15426" w14:textId="77777777" w:rsidR="003C5B05" w:rsidRPr="003C5B05" w:rsidRDefault="003C5B05" w:rsidP="000B7249">
                  <w:pPr>
                    <w:framePr w:hSpace="180" w:wrap="around" w:vAnchor="text" w:hAnchor="margin" w:xAlign="right" w:y="90"/>
                    <w:rPr>
                      <w:rFonts w:ascii="Times New Roman" w:hAnsi="Times New Roman" w:cs="Times New Roman"/>
                      <w:color w:val="000000"/>
                      <w:sz w:val="20"/>
                      <w:szCs w:val="20"/>
                    </w:rPr>
                  </w:pPr>
                  <w:r w:rsidRPr="003C5B05">
                    <w:rPr>
                      <w:rFonts w:ascii="Times New Roman" w:hAnsi="Times New Roman" w:cs="Times New Roman"/>
                      <w:color w:val="000000"/>
                      <w:sz w:val="20"/>
                      <w:szCs w:val="20"/>
                    </w:rPr>
                    <w:t>0.10(-0.19, 0.40), p=0.495</w:t>
                  </w:r>
                </w:p>
              </w:tc>
            </w:tr>
            <w:tr w:rsidR="007977A4" w:rsidRPr="003C5B05" w14:paraId="5F415EF1" w14:textId="77777777" w:rsidTr="00760FB7">
              <w:tc>
                <w:tcPr>
                  <w:tcW w:w="1980" w:type="dxa"/>
                </w:tcPr>
                <w:p w14:paraId="5C37ED34" w14:textId="7650F1AE" w:rsidR="007977A4" w:rsidRPr="003C5B05" w:rsidRDefault="007977A4" w:rsidP="000B7249">
                  <w:pPr>
                    <w:pStyle w:val="ListParagraph"/>
                    <w:framePr w:hSpace="180" w:wrap="around" w:vAnchor="text" w:hAnchor="margin" w:xAlign="right" w:y="90"/>
                    <w:numPr>
                      <w:ilvl w:val="0"/>
                      <w:numId w:val="40"/>
                    </w:numPr>
                    <w:rPr>
                      <w:rFonts w:ascii="Times New Roman" w:hAnsi="Times New Roman" w:cs="Times New Roman"/>
                      <w:sz w:val="20"/>
                      <w:szCs w:val="20"/>
                    </w:rPr>
                  </w:pPr>
                  <w:r>
                    <w:rPr>
                      <w:rFonts w:ascii="Times New Roman" w:hAnsi="Times New Roman" w:cs="Times New Roman"/>
                      <w:sz w:val="20"/>
                      <w:szCs w:val="20"/>
                    </w:rPr>
                    <w:lastRenderedPageBreak/>
                    <w:t xml:space="preserve">Sulfur oxidation pathways </w:t>
                  </w:r>
                </w:p>
              </w:tc>
              <w:tc>
                <w:tcPr>
                  <w:tcW w:w="3118" w:type="dxa"/>
                </w:tcPr>
                <w:p w14:paraId="62271178" w14:textId="77777777" w:rsidR="004B5EED"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 xml:space="preserve">Free </w:t>
                  </w:r>
                  <w:proofErr w:type="spellStart"/>
                  <w:r w:rsidRPr="009D5E91">
                    <w:rPr>
                      <w:rFonts w:ascii="Times New Roman" w:hAnsi="Times New Roman" w:cs="Times New Roman"/>
                      <w:sz w:val="20"/>
                      <w:szCs w:val="20"/>
                    </w:rPr>
                    <w:t>sulfide</w:t>
                  </w:r>
                  <w:proofErr w:type="spellEnd"/>
                  <w:r w:rsidRPr="009D5E91">
                    <w:rPr>
                      <w:rFonts w:ascii="Times New Roman" w:hAnsi="Times New Roman" w:cs="Times New Roman"/>
                      <w:sz w:val="20"/>
                      <w:szCs w:val="20"/>
                    </w:rPr>
                    <w:t xml:space="preserve"> (H</w:t>
                  </w:r>
                  <w:r w:rsidRPr="009D5E91">
                    <w:rPr>
                      <w:rFonts w:ascii="Times New Roman" w:hAnsi="Times New Roman" w:cs="Times New Roman"/>
                      <w:sz w:val="20"/>
                      <w:szCs w:val="20"/>
                      <w:vertAlign w:val="subscript"/>
                    </w:rPr>
                    <w:t>2</w:t>
                  </w:r>
                  <w:r w:rsidRPr="009D5E91">
                    <w:rPr>
                      <w:rFonts w:ascii="Times New Roman" w:hAnsi="Times New Roman" w:cs="Times New Roman"/>
                      <w:sz w:val="20"/>
                      <w:szCs w:val="20"/>
                    </w:rPr>
                    <w:t xml:space="preserve">S)- bioactive </w:t>
                  </w:r>
                  <w:proofErr w:type="spellStart"/>
                  <w:r w:rsidRPr="009D5E91">
                    <w:rPr>
                      <w:rFonts w:ascii="Times New Roman" w:hAnsi="Times New Roman" w:cs="Times New Roman"/>
                      <w:sz w:val="20"/>
                      <w:szCs w:val="20"/>
                    </w:rPr>
                    <w:t>gasotransmitter</w:t>
                  </w:r>
                  <w:proofErr w:type="spellEnd"/>
                  <w:r w:rsidRPr="009D5E91">
                    <w:rPr>
                      <w:rFonts w:ascii="Times New Roman" w:hAnsi="Times New Roman" w:cs="Times New Roman"/>
                      <w:sz w:val="20"/>
                      <w:szCs w:val="20"/>
                    </w:rPr>
                    <w:t xml:space="preserve"> involved in signalling pathways</w:t>
                  </w:r>
                  <w:r w:rsidR="009D5E91" w:rsidRPr="009D5E91">
                    <w:rPr>
                      <w:rFonts w:ascii="Times New Roman" w:hAnsi="Times New Roman" w:cs="Times New Roman"/>
                      <w:sz w:val="20"/>
                      <w:szCs w:val="20"/>
                    </w:rPr>
                    <w:t xml:space="preserve">. </w:t>
                  </w:r>
                </w:p>
                <w:p w14:paraId="0F09175A" w14:textId="0A0AFA0A" w:rsidR="007977A4" w:rsidRPr="009D5E91" w:rsidRDefault="009D5E91"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Log (free</w:t>
                  </w:r>
                  <w:r w:rsidR="004B5EED">
                    <w:rPr>
                      <w:rFonts w:ascii="Times New Roman" w:hAnsi="Times New Roman" w:cs="Times New Roman"/>
                      <w:sz w:val="20"/>
                      <w:szCs w:val="20"/>
                    </w:rPr>
                    <w:t xml:space="preserve"> </w:t>
                  </w:r>
                  <w:r w:rsidRPr="009D5E91">
                    <w:rPr>
                      <w:rFonts w:ascii="Times New Roman" w:hAnsi="Times New Roman" w:cs="Times New Roman"/>
                      <w:sz w:val="20"/>
                      <w:szCs w:val="20"/>
                    </w:rPr>
                    <w:t xml:space="preserve">sulfide, </w:t>
                  </w:r>
                  <w:r w:rsidRPr="009D5E91">
                    <w:rPr>
                      <w:rFonts w:ascii="Times New Roman" w:hAnsi="Times New Roman" w:cs="Times New Roman"/>
                      <w:sz w:val="20"/>
                      <w:szCs w:val="20"/>
                    </w:rPr>
                    <w:sym w:font="Symbol" w:char="F06D"/>
                  </w:r>
                  <w:r w:rsidRPr="009D5E91">
                    <w:rPr>
                      <w:rFonts w:ascii="Times New Roman" w:hAnsi="Times New Roman" w:cs="Times New Roman"/>
                      <w:sz w:val="20"/>
                      <w:szCs w:val="20"/>
                    </w:rPr>
                    <w:t>M)</w:t>
                  </w:r>
                </w:p>
                <w:p w14:paraId="05B21331"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p>
                <w:p w14:paraId="66976F48" w14:textId="3D962AD8"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Sulfate- final oxidation product of sulfur metabolism</w:t>
                  </w:r>
                  <w:r w:rsidR="009D5E91" w:rsidRPr="009D5E91">
                    <w:rPr>
                      <w:rFonts w:ascii="Times New Roman" w:hAnsi="Times New Roman" w:cs="Times New Roman"/>
                      <w:sz w:val="20"/>
                      <w:szCs w:val="20"/>
                    </w:rPr>
                    <w:t xml:space="preserve">, </w:t>
                  </w:r>
                  <w:r w:rsidR="009D5E91" w:rsidRPr="009D5E91">
                    <w:rPr>
                      <w:rFonts w:ascii="Times New Roman" w:hAnsi="Times New Roman" w:cs="Times New Roman"/>
                      <w:sz w:val="20"/>
                      <w:szCs w:val="20"/>
                    </w:rPr>
                    <w:sym w:font="Symbol" w:char="F06D"/>
                  </w:r>
                  <w:r w:rsidR="009D5E91" w:rsidRPr="009D5E91">
                    <w:rPr>
                      <w:rFonts w:ascii="Times New Roman" w:hAnsi="Times New Roman" w:cs="Times New Roman"/>
                      <w:sz w:val="20"/>
                      <w:szCs w:val="20"/>
                    </w:rPr>
                    <w:t>M</w:t>
                  </w:r>
                </w:p>
                <w:p w14:paraId="15019E2E"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p>
                <w:p w14:paraId="6893C033" w14:textId="6200B169"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Thiosulfate – intermediate metabolite during mitochondrial oxidation of H</w:t>
                  </w:r>
                  <w:r w:rsidRPr="009D5E91">
                    <w:rPr>
                      <w:rFonts w:ascii="Times New Roman" w:hAnsi="Times New Roman" w:cs="Times New Roman"/>
                      <w:sz w:val="20"/>
                      <w:szCs w:val="20"/>
                      <w:vertAlign w:val="subscript"/>
                    </w:rPr>
                    <w:t>2</w:t>
                  </w:r>
                  <w:r w:rsidRPr="009D5E91">
                    <w:rPr>
                      <w:rFonts w:ascii="Times New Roman" w:hAnsi="Times New Roman" w:cs="Times New Roman"/>
                      <w:sz w:val="20"/>
                      <w:szCs w:val="20"/>
                    </w:rPr>
                    <w:t>S</w:t>
                  </w:r>
                  <w:r w:rsidR="009D5E91" w:rsidRPr="009D5E91">
                    <w:rPr>
                      <w:rFonts w:ascii="Times New Roman" w:hAnsi="Times New Roman" w:cs="Times New Roman"/>
                      <w:sz w:val="20"/>
                      <w:szCs w:val="20"/>
                    </w:rPr>
                    <w:t>, nM</w:t>
                  </w:r>
                </w:p>
              </w:tc>
              <w:tc>
                <w:tcPr>
                  <w:tcW w:w="709" w:type="dxa"/>
                </w:tcPr>
                <w:p w14:paraId="5E301B06"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0</w:t>
                  </w:r>
                </w:p>
                <w:p w14:paraId="283AB3EF"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48</w:t>
                  </w:r>
                </w:p>
                <w:p w14:paraId="4D4BC946"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72</w:t>
                  </w:r>
                </w:p>
                <w:p w14:paraId="02424D2F"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p>
                <w:p w14:paraId="03EBE630"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0</w:t>
                  </w:r>
                </w:p>
                <w:p w14:paraId="6D126277"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48</w:t>
                  </w:r>
                </w:p>
                <w:p w14:paraId="1CBD3176"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72</w:t>
                  </w:r>
                </w:p>
                <w:p w14:paraId="47FA2B84"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p>
                <w:p w14:paraId="49A1E4E2"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0</w:t>
                  </w:r>
                </w:p>
                <w:p w14:paraId="73973E7A" w14:textId="77777777"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48</w:t>
                  </w:r>
                </w:p>
                <w:p w14:paraId="07415C57" w14:textId="4266CDE2" w:rsidR="007977A4" w:rsidRPr="009D5E91" w:rsidRDefault="007977A4" w:rsidP="000B7249">
                  <w:pPr>
                    <w:framePr w:hSpace="180" w:wrap="around" w:vAnchor="text" w:hAnchor="margin" w:xAlign="right" w:y="90"/>
                    <w:rPr>
                      <w:rFonts w:ascii="Times New Roman" w:hAnsi="Times New Roman" w:cs="Times New Roman"/>
                      <w:sz w:val="20"/>
                      <w:szCs w:val="20"/>
                    </w:rPr>
                  </w:pPr>
                  <w:r w:rsidRPr="009D5E91">
                    <w:rPr>
                      <w:rFonts w:ascii="Times New Roman" w:hAnsi="Times New Roman" w:cs="Times New Roman"/>
                      <w:sz w:val="20"/>
                      <w:szCs w:val="20"/>
                    </w:rPr>
                    <w:t>72</w:t>
                  </w:r>
                </w:p>
              </w:tc>
              <w:tc>
                <w:tcPr>
                  <w:tcW w:w="2693" w:type="dxa"/>
                </w:tcPr>
                <w:p w14:paraId="6B727EEF" w14:textId="77777777" w:rsidR="007977A4" w:rsidRPr="009D5E91" w:rsidRDefault="007977A4"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-0.08(-0.70, 0.54), p=0.792</w:t>
                  </w:r>
                </w:p>
                <w:p w14:paraId="15EC50D6" w14:textId="77777777" w:rsidR="007977A4" w:rsidRPr="009D5E91" w:rsidRDefault="007977A4"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0.20(-0.38, 0.78), p=0.496</w:t>
                  </w:r>
                </w:p>
                <w:p w14:paraId="4B2142C1" w14:textId="77777777" w:rsidR="007977A4" w:rsidRPr="009D5E91" w:rsidRDefault="007977A4"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0.30(-0.28, 0.89), p=0.303</w:t>
                  </w:r>
                </w:p>
                <w:p w14:paraId="2D2FBFE7" w14:textId="77777777" w:rsidR="009D5E91" w:rsidRDefault="009D5E91" w:rsidP="000B7249">
                  <w:pPr>
                    <w:framePr w:hSpace="180" w:wrap="around" w:vAnchor="text" w:hAnchor="margin" w:xAlign="right" w:y="90"/>
                    <w:rPr>
                      <w:rFonts w:ascii="Times New Roman" w:hAnsi="Times New Roman" w:cs="Times New Roman"/>
                      <w:color w:val="000000"/>
                      <w:sz w:val="20"/>
                      <w:szCs w:val="20"/>
                    </w:rPr>
                  </w:pPr>
                </w:p>
                <w:p w14:paraId="1CDBCC04" w14:textId="6497C364" w:rsidR="007977A4" w:rsidRPr="009D5E91" w:rsidRDefault="007977A4"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p=0.956</w:t>
                  </w:r>
                </w:p>
                <w:p w14:paraId="1F7185D7" w14:textId="77777777" w:rsidR="007977A4" w:rsidRPr="009D5E91" w:rsidRDefault="007977A4"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p=0.789</w:t>
                  </w:r>
                </w:p>
                <w:p w14:paraId="20954E51" w14:textId="77777777" w:rsidR="007977A4" w:rsidRPr="009D5E91" w:rsidRDefault="007977A4"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p=0.073</w:t>
                  </w:r>
                </w:p>
                <w:p w14:paraId="3DF4AB4D" w14:textId="77777777" w:rsidR="009D5E91" w:rsidRDefault="009D5E91" w:rsidP="000B7249">
                  <w:pPr>
                    <w:framePr w:hSpace="180" w:wrap="around" w:vAnchor="text" w:hAnchor="margin" w:xAlign="right" w:y="90"/>
                    <w:rPr>
                      <w:rFonts w:ascii="Times New Roman" w:hAnsi="Times New Roman" w:cs="Times New Roman"/>
                      <w:color w:val="000000"/>
                      <w:sz w:val="20"/>
                      <w:szCs w:val="20"/>
                    </w:rPr>
                  </w:pPr>
                </w:p>
                <w:p w14:paraId="5FB19208" w14:textId="1BE1BBF7" w:rsidR="00803A8D" w:rsidRPr="009D5E91" w:rsidRDefault="00803A8D"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p=0.391</w:t>
                  </w:r>
                </w:p>
                <w:p w14:paraId="6C82FF0F" w14:textId="77777777" w:rsidR="00803A8D" w:rsidRPr="009D5E91" w:rsidRDefault="00803A8D"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p=0.096</w:t>
                  </w:r>
                </w:p>
                <w:p w14:paraId="71803A16" w14:textId="22AA68FD" w:rsidR="007977A4" w:rsidRPr="009D5E91" w:rsidRDefault="00803A8D" w:rsidP="000B7249">
                  <w:pPr>
                    <w:framePr w:hSpace="180" w:wrap="around" w:vAnchor="text" w:hAnchor="margin" w:xAlign="right" w:y="90"/>
                    <w:rPr>
                      <w:rFonts w:ascii="Times New Roman" w:hAnsi="Times New Roman" w:cs="Times New Roman"/>
                      <w:color w:val="000000"/>
                      <w:sz w:val="20"/>
                      <w:szCs w:val="20"/>
                    </w:rPr>
                  </w:pPr>
                  <w:r w:rsidRPr="009D5E91">
                    <w:rPr>
                      <w:rFonts w:ascii="Times New Roman" w:hAnsi="Times New Roman" w:cs="Times New Roman"/>
                      <w:color w:val="000000"/>
                      <w:sz w:val="20"/>
                      <w:szCs w:val="20"/>
                    </w:rPr>
                    <w:t>p=0.262</w:t>
                  </w:r>
                </w:p>
              </w:tc>
            </w:tr>
          </w:tbl>
          <w:p w14:paraId="63709845" w14:textId="3C1045F2" w:rsidR="00625F67" w:rsidRPr="002B7BB9" w:rsidRDefault="003C5B05" w:rsidP="002B7BB9">
            <w:pPr>
              <w:jc w:val="both"/>
              <w:rPr>
                <w:rFonts w:ascii="Times New Roman" w:hAnsi="Times New Roman" w:cs="Times New Roman"/>
                <w:color w:val="000000"/>
                <w:sz w:val="24"/>
                <w:szCs w:val="24"/>
              </w:rPr>
            </w:pPr>
            <w:r w:rsidRPr="003C5B05">
              <w:rPr>
                <w:rFonts w:ascii="Times New Roman" w:hAnsi="Times New Roman" w:cs="Times New Roman"/>
                <w:sz w:val="24"/>
                <w:szCs w:val="24"/>
              </w:rPr>
              <w:t xml:space="preserve">Table 3: systemic redox markers comparison between conservatives and usual groups. </w:t>
            </w:r>
            <w:r w:rsidRPr="003C5B05">
              <w:rPr>
                <w:rFonts w:ascii="Times New Roman" w:hAnsi="Times New Roman" w:cs="Times New Roman"/>
                <w:color w:val="000000"/>
                <w:sz w:val="24"/>
                <w:szCs w:val="24"/>
              </w:rPr>
              <w:t>Results of repeated measures mixed models. For variables where a p-value is presented with no estimate, mixed models were not appropriate, so the results of the Wilcoxon-Mann-Whitney test at each timepoint is presented.</w:t>
            </w:r>
          </w:p>
          <w:p w14:paraId="1EA4110A" w14:textId="0226DECC" w:rsidR="00CE3ADA" w:rsidRPr="006849BB" w:rsidRDefault="00CE3ADA" w:rsidP="00C812BB">
            <w:pPr>
              <w:pStyle w:val="Heading1"/>
            </w:pPr>
            <w:r w:rsidRPr="006849BB">
              <w:t>Discussion</w:t>
            </w:r>
          </w:p>
          <w:p w14:paraId="30AD5228" w14:textId="4B65B89B" w:rsidR="00516C45" w:rsidRDefault="00365CCF" w:rsidP="00E719D6">
            <w:pPr>
              <w:spacing w:line="480" w:lineRule="auto"/>
              <w:jc w:val="both"/>
              <w:rPr>
                <w:rFonts w:ascii="Times New Roman" w:hAnsi="Times New Roman" w:cs="Times New Roman"/>
                <w:color w:val="000000"/>
                <w:sz w:val="24"/>
                <w:szCs w:val="24"/>
              </w:rPr>
            </w:pPr>
            <w:r w:rsidRPr="00E719D6">
              <w:rPr>
                <w:rFonts w:ascii="Times New Roman" w:hAnsi="Times New Roman" w:cs="Times New Roman"/>
                <w:color w:val="000000"/>
                <w:sz w:val="24"/>
                <w:szCs w:val="24"/>
              </w:rPr>
              <w:t xml:space="preserve">MecROX </w:t>
            </w:r>
            <w:r w:rsidR="002B1978">
              <w:rPr>
                <w:rFonts w:ascii="Times New Roman" w:hAnsi="Times New Roman" w:cs="Times New Roman"/>
                <w:color w:val="000000"/>
                <w:sz w:val="24"/>
                <w:szCs w:val="24"/>
              </w:rPr>
              <w:t xml:space="preserve">is </w:t>
            </w:r>
            <w:r w:rsidR="00516C45">
              <w:rPr>
                <w:rFonts w:ascii="Times New Roman" w:hAnsi="Times New Roman" w:cs="Times New Roman"/>
                <w:color w:val="000000"/>
                <w:sz w:val="24"/>
                <w:szCs w:val="24"/>
              </w:rPr>
              <w:t>a two-centre</w:t>
            </w:r>
            <w:r w:rsidRPr="00E719D6">
              <w:rPr>
                <w:rFonts w:ascii="Times New Roman" w:hAnsi="Times New Roman" w:cs="Times New Roman"/>
                <w:color w:val="000000"/>
                <w:sz w:val="24"/>
                <w:szCs w:val="24"/>
              </w:rPr>
              <w:t xml:space="preserve"> mechanistic study </w:t>
            </w:r>
            <w:r w:rsidR="00516C45">
              <w:rPr>
                <w:rFonts w:ascii="Times New Roman" w:hAnsi="Times New Roman" w:cs="Times New Roman"/>
                <w:color w:val="000000"/>
                <w:sz w:val="24"/>
                <w:szCs w:val="24"/>
              </w:rPr>
              <w:t xml:space="preserve">of the UK-ROX randomised controlled trial. We compared the systemic redox markers and ETA molecular phospholipids across both groups following an intervention period of 48 and 72 hours. There was a separation of </w:t>
            </w:r>
            <w:r w:rsidR="00FA68D0">
              <w:rPr>
                <w:rFonts w:ascii="Times New Roman" w:hAnsi="Times New Roman" w:cs="Times New Roman"/>
                <w:color w:val="000000"/>
                <w:sz w:val="24"/>
                <w:szCs w:val="24"/>
              </w:rPr>
              <w:t>~</w:t>
            </w:r>
            <w:r w:rsidR="00516C45">
              <w:rPr>
                <w:rFonts w:ascii="Times New Roman" w:hAnsi="Times New Roman" w:cs="Times New Roman"/>
                <w:color w:val="000000"/>
                <w:sz w:val="24"/>
                <w:szCs w:val="24"/>
              </w:rPr>
              <w:t>2.5% difference in the oxygen saturation</w:t>
            </w:r>
            <w:r w:rsidR="00B404BB">
              <w:rPr>
                <w:rFonts w:ascii="Times New Roman" w:hAnsi="Times New Roman" w:cs="Times New Roman"/>
                <w:color w:val="000000"/>
                <w:sz w:val="24"/>
                <w:szCs w:val="24"/>
              </w:rPr>
              <w:t xml:space="preserve"> targets</w:t>
            </w:r>
            <w:r w:rsidR="00516C45">
              <w:rPr>
                <w:rFonts w:ascii="Times New Roman" w:hAnsi="Times New Roman" w:cs="Times New Roman"/>
                <w:color w:val="000000"/>
                <w:sz w:val="24"/>
                <w:szCs w:val="24"/>
              </w:rPr>
              <w:t xml:space="preserve"> between groups. This separation in oxygen targets did not produce any differences in the fractional phospholipid content, phosphatidylcholine composition, concentrations and dynamic turnover until 72 hours after the initiation of UK-ROX intervention. Our study demonstrated that the conservative approach of lower oxygen targets</w:t>
            </w:r>
            <w:r w:rsidR="00BE1CFB">
              <w:rPr>
                <w:rFonts w:ascii="Times New Roman" w:hAnsi="Times New Roman" w:cs="Times New Roman"/>
                <w:color w:val="000000"/>
                <w:sz w:val="24"/>
                <w:szCs w:val="24"/>
              </w:rPr>
              <w:t xml:space="preserve"> of 65 mechanically ventilated patients</w:t>
            </w:r>
            <w:r w:rsidR="00516C45">
              <w:rPr>
                <w:rFonts w:ascii="Times New Roman" w:hAnsi="Times New Roman" w:cs="Times New Roman"/>
                <w:color w:val="000000"/>
                <w:sz w:val="24"/>
                <w:szCs w:val="24"/>
              </w:rPr>
              <w:t xml:space="preserve"> did not produce any significant biological </w:t>
            </w:r>
            <w:r w:rsidR="00516C45">
              <w:rPr>
                <w:rFonts w:ascii="Times New Roman" w:hAnsi="Times New Roman" w:cs="Times New Roman"/>
                <w:color w:val="000000"/>
                <w:sz w:val="24"/>
                <w:szCs w:val="24"/>
              </w:rPr>
              <w:lastRenderedPageBreak/>
              <w:t>changes in the ETA surfactant lipid composition and metabolism and systemic redox biology</w:t>
            </w:r>
            <w:r w:rsidR="00BE1CFB">
              <w:rPr>
                <w:rFonts w:ascii="Times New Roman" w:hAnsi="Times New Roman" w:cs="Times New Roman"/>
                <w:color w:val="000000"/>
                <w:sz w:val="24"/>
                <w:szCs w:val="24"/>
              </w:rPr>
              <w:t xml:space="preserve">. </w:t>
            </w:r>
          </w:p>
          <w:p w14:paraId="74B09E9D" w14:textId="27574057" w:rsidR="00572B53" w:rsidRPr="002733CC" w:rsidRDefault="00572B53" w:rsidP="00E719D6">
            <w:pPr>
              <w:spacing w:line="480" w:lineRule="auto"/>
              <w:jc w:val="both"/>
              <w:rPr>
                <w:rFonts w:ascii="Times New Roman" w:hAnsi="Times New Roman" w:cs="Times New Roman"/>
                <w:color w:val="000000"/>
                <w:sz w:val="24"/>
                <w:szCs w:val="24"/>
              </w:rPr>
            </w:pPr>
            <w:r w:rsidRPr="00387E29">
              <w:rPr>
                <w:rFonts w:ascii="Times New Roman" w:hAnsi="Times New Roman" w:cs="Times New Roman"/>
                <w:sz w:val="24"/>
                <w:szCs w:val="24"/>
              </w:rPr>
              <w:t>Previous human studies have demonstrated that supplemental oxygen and hyperoxia can increase systemic and pulmonary markers of increased oxidative stress, including lipid peroxidation products, protein oxidation and depletion of antioxidant defences</w:t>
            </w:r>
            <w:r w:rsidR="008201A1">
              <w:rPr>
                <w:rFonts w:ascii="Times New Roman" w:hAnsi="Times New Roman" w:cs="Times New Roman"/>
                <w:sz w:val="24"/>
                <w:szCs w:val="24"/>
                <w:vertAlign w:val="superscript"/>
              </w:rPr>
              <w:t>18-21</w:t>
            </w:r>
            <w:r w:rsidRPr="00387E29">
              <w:rPr>
                <w:rFonts w:ascii="Times New Roman" w:hAnsi="Times New Roman" w:cs="Times New Roman"/>
                <w:sz w:val="24"/>
                <w:szCs w:val="24"/>
              </w:rPr>
              <w:t>. However, detailed mechanistic data linking oxygen exposure</w:t>
            </w:r>
            <w:r w:rsidR="00B404BB">
              <w:rPr>
                <w:rFonts w:ascii="Times New Roman" w:hAnsi="Times New Roman" w:cs="Times New Roman"/>
                <w:sz w:val="24"/>
                <w:szCs w:val="24"/>
              </w:rPr>
              <w:t xml:space="preserve"> by peripheral oxygen targets </w:t>
            </w:r>
            <w:r w:rsidR="00B404BB" w:rsidRPr="00B404BB">
              <w:rPr>
                <w:rFonts w:ascii="Times New Roman" w:hAnsi="Times New Roman" w:cs="Times New Roman"/>
                <w:sz w:val="24"/>
                <w:szCs w:val="24"/>
              </w:rPr>
              <w:t>to</w:t>
            </w:r>
            <w:r w:rsidRPr="00387E29">
              <w:rPr>
                <w:rFonts w:ascii="Times New Roman" w:hAnsi="Times New Roman" w:cs="Times New Roman"/>
                <w:sz w:val="24"/>
                <w:szCs w:val="24"/>
              </w:rPr>
              <w:t xml:space="preserve"> surfactant phospholipid metabolism and redox biology in mechanically ventilated critically ill adults remain scarce. </w:t>
            </w:r>
            <w:r w:rsidR="002733CC" w:rsidRPr="002733CC">
              <w:rPr>
                <w:rFonts w:ascii="Times New Roman" w:hAnsi="Times New Roman" w:cs="Times New Roman"/>
                <w:sz w:val="24"/>
                <w:szCs w:val="24"/>
              </w:rPr>
              <w:t xml:space="preserve">To our knowledge, this is the first mechanistic study to evaluate surfactant phospholipid metabolism and </w:t>
            </w:r>
            <w:r w:rsidR="00E541D1">
              <w:rPr>
                <w:rFonts w:ascii="Times New Roman" w:hAnsi="Times New Roman" w:cs="Times New Roman"/>
                <w:sz w:val="24"/>
                <w:szCs w:val="24"/>
              </w:rPr>
              <w:t xml:space="preserve">detailed </w:t>
            </w:r>
            <w:r w:rsidR="002733CC" w:rsidRPr="002733CC">
              <w:rPr>
                <w:rFonts w:ascii="Times New Roman" w:hAnsi="Times New Roman" w:cs="Times New Roman"/>
                <w:sz w:val="24"/>
                <w:szCs w:val="24"/>
              </w:rPr>
              <w:t xml:space="preserve">redox biology embedded within a randomised oxygen-target trial. </w:t>
            </w:r>
            <w:r w:rsidR="002D39B3" w:rsidRPr="002733CC">
              <w:rPr>
                <w:rFonts w:ascii="Times New Roman" w:hAnsi="Times New Roman" w:cs="Times New Roman"/>
                <w:sz w:val="24"/>
                <w:szCs w:val="24"/>
              </w:rPr>
              <w:t>However, exploring the separation targets, the study only evaluated normoxaemia (</w:t>
            </w:r>
            <w:r w:rsidR="00651238" w:rsidRPr="002733CC">
              <w:rPr>
                <w:rFonts w:ascii="Times New Roman" w:hAnsi="Times New Roman" w:cs="Times New Roman"/>
                <w:sz w:val="24"/>
                <w:szCs w:val="24"/>
              </w:rPr>
              <w:t>94%</w:t>
            </w:r>
            <w:r w:rsidR="002D39B3" w:rsidRPr="002733CC">
              <w:rPr>
                <w:rFonts w:ascii="Times New Roman" w:hAnsi="Times New Roman" w:cs="Times New Roman"/>
                <w:sz w:val="24"/>
                <w:szCs w:val="24"/>
              </w:rPr>
              <w:t>), versus relative hypoxemia (</w:t>
            </w:r>
            <w:r w:rsidR="00651238" w:rsidRPr="002733CC">
              <w:rPr>
                <w:rFonts w:ascii="Times New Roman" w:hAnsi="Times New Roman" w:cs="Times New Roman"/>
                <w:sz w:val="24"/>
                <w:szCs w:val="24"/>
              </w:rPr>
              <w:t>92%</w:t>
            </w:r>
            <w:r w:rsidR="002D39B3" w:rsidRPr="002733CC">
              <w:rPr>
                <w:rFonts w:ascii="Times New Roman" w:hAnsi="Times New Roman" w:cs="Times New Roman"/>
                <w:sz w:val="24"/>
                <w:szCs w:val="24"/>
              </w:rPr>
              <w:t xml:space="preserve">), </w:t>
            </w:r>
            <w:r w:rsidR="00900376" w:rsidRPr="002733CC">
              <w:rPr>
                <w:rFonts w:ascii="Times New Roman" w:hAnsi="Times New Roman" w:cs="Times New Roman"/>
                <w:sz w:val="24"/>
                <w:szCs w:val="24"/>
              </w:rPr>
              <w:t xml:space="preserve">rather </w:t>
            </w:r>
            <w:r w:rsidR="002D39B3" w:rsidRPr="002733CC">
              <w:rPr>
                <w:rFonts w:ascii="Times New Roman" w:hAnsi="Times New Roman" w:cs="Times New Roman"/>
                <w:sz w:val="24"/>
                <w:szCs w:val="24"/>
              </w:rPr>
              <w:t xml:space="preserve">than hyperoxemia. </w:t>
            </w:r>
          </w:p>
          <w:p w14:paraId="2D0965E8" w14:textId="02881E69" w:rsidR="00A725AD" w:rsidRDefault="001C273B" w:rsidP="00E719D6">
            <w:pPr>
              <w:spacing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Lung surfactant complex consists of a mixture of phospholipids (90%) proteins (10%</w:t>
            </w:r>
            <w:proofErr w:type="gramStart"/>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 xml:space="preserve"> and the phospholipids are vulnerable to oxygen therapy and hyperoxia</w:t>
            </w:r>
            <w:r w:rsidR="00E541D1" w:rsidRPr="00E541D1">
              <w:rPr>
                <w:rFonts w:ascii="Times New Roman" w:hAnsi="Times New Roman" w:cs="Times New Roman"/>
                <w:color w:val="000000"/>
                <w:sz w:val="24"/>
                <w:szCs w:val="24"/>
                <w:vertAlign w:val="superscript"/>
              </w:rPr>
              <w:t>6</w:t>
            </w:r>
            <w:r>
              <w:rPr>
                <w:rFonts w:ascii="Times New Roman" w:hAnsi="Times New Roman" w:cs="Times New Roman"/>
                <w:color w:val="000000"/>
                <w:sz w:val="24"/>
                <w:szCs w:val="24"/>
              </w:rPr>
              <w:t>. However, we did not detect any changes in overall phospholip</w:t>
            </w:r>
            <w:r w:rsidR="00900376">
              <w:rPr>
                <w:rFonts w:ascii="Times New Roman" w:hAnsi="Times New Roman" w:cs="Times New Roman"/>
                <w:color w:val="000000"/>
                <w:sz w:val="24"/>
                <w:szCs w:val="24"/>
              </w:rPr>
              <w:t>id</w:t>
            </w:r>
            <w:r>
              <w:rPr>
                <w:rFonts w:ascii="Times New Roman" w:hAnsi="Times New Roman" w:cs="Times New Roman"/>
                <w:color w:val="000000"/>
                <w:sz w:val="24"/>
                <w:szCs w:val="24"/>
              </w:rPr>
              <w:t xml:space="preserve"> content or ind</w:t>
            </w:r>
            <w:r w:rsidR="00477349">
              <w:rPr>
                <w:rFonts w:ascii="Times New Roman" w:hAnsi="Times New Roman" w:cs="Times New Roman"/>
                <w:color w:val="000000"/>
                <w:sz w:val="24"/>
                <w:szCs w:val="24"/>
              </w:rPr>
              <w:t>ividual</w:t>
            </w:r>
            <w:r>
              <w:rPr>
                <w:rFonts w:ascii="Times New Roman" w:hAnsi="Times New Roman" w:cs="Times New Roman"/>
                <w:color w:val="000000"/>
                <w:sz w:val="24"/>
                <w:szCs w:val="24"/>
              </w:rPr>
              <w:t xml:space="preserve"> phosph</w:t>
            </w:r>
            <w:r w:rsidR="002733CC">
              <w:rPr>
                <w:rFonts w:ascii="Times New Roman" w:hAnsi="Times New Roman" w:cs="Times New Roman"/>
                <w:color w:val="000000"/>
                <w:sz w:val="24"/>
                <w:szCs w:val="24"/>
              </w:rPr>
              <w:t>o</w:t>
            </w:r>
            <w:r>
              <w:rPr>
                <w:rFonts w:ascii="Times New Roman" w:hAnsi="Times New Roman" w:cs="Times New Roman"/>
                <w:color w:val="000000"/>
                <w:sz w:val="24"/>
                <w:szCs w:val="24"/>
              </w:rPr>
              <w:t>lipid classes and molecular species</w:t>
            </w:r>
            <w:r w:rsidR="00B404BB">
              <w:rPr>
                <w:rFonts w:ascii="Times New Roman" w:hAnsi="Times New Roman" w:cs="Times New Roman"/>
                <w:color w:val="000000"/>
                <w:sz w:val="24"/>
                <w:szCs w:val="24"/>
              </w:rPr>
              <w:t xml:space="preserve"> within 72 hours of intervention with ~2.5% difference in oxygen targets</w:t>
            </w:r>
            <w:r>
              <w:rPr>
                <w:rFonts w:ascii="Times New Roman" w:hAnsi="Times New Roman" w:cs="Times New Roman"/>
                <w:color w:val="000000"/>
                <w:sz w:val="24"/>
                <w:szCs w:val="24"/>
              </w:rPr>
              <w:t>. In our population, the overall phospholipid content is l</w:t>
            </w:r>
            <w:r w:rsidR="00900376">
              <w:rPr>
                <w:rFonts w:ascii="Times New Roman" w:hAnsi="Times New Roman" w:cs="Times New Roman"/>
                <w:color w:val="000000"/>
                <w:sz w:val="24"/>
                <w:szCs w:val="24"/>
              </w:rPr>
              <w:t>o</w:t>
            </w:r>
            <w:r>
              <w:rPr>
                <w:rFonts w:ascii="Times New Roman" w:hAnsi="Times New Roman" w:cs="Times New Roman"/>
                <w:color w:val="000000"/>
                <w:sz w:val="24"/>
                <w:szCs w:val="24"/>
              </w:rPr>
              <w:t>wer than previously documented quantitative lavage measurements in</w:t>
            </w:r>
            <w:r w:rsidR="00B404BB">
              <w:rPr>
                <w:rFonts w:ascii="Times New Roman" w:hAnsi="Times New Roman" w:cs="Times New Roman"/>
                <w:color w:val="000000"/>
                <w:sz w:val="24"/>
                <w:szCs w:val="24"/>
              </w:rPr>
              <w:t xml:space="preserve"> healthy population or ARDS</w:t>
            </w:r>
            <w:r>
              <w:rPr>
                <w:rFonts w:ascii="Times New Roman" w:hAnsi="Times New Roman" w:cs="Times New Roman"/>
                <w:color w:val="000000"/>
                <w:sz w:val="24"/>
                <w:szCs w:val="24"/>
              </w:rPr>
              <w:t xml:space="preserve">. </w:t>
            </w:r>
            <w:r w:rsidR="00B404BB">
              <w:rPr>
                <w:rFonts w:ascii="Times New Roman" w:hAnsi="Times New Roman" w:cs="Times New Roman"/>
                <w:color w:val="000000"/>
                <w:sz w:val="24"/>
                <w:szCs w:val="24"/>
              </w:rPr>
              <w:t>Moreover, t</w:t>
            </w:r>
            <w:r>
              <w:rPr>
                <w:rFonts w:ascii="Times New Roman" w:hAnsi="Times New Roman" w:cs="Times New Roman"/>
                <w:color w:val="000000"/>
                <w:sz w:val="24"/>
                <w:szCs w:val="24"/>
              </w:rPr>
              <w:t xml:space="preserve">he distribution of phospholipid classes </w:t>
            </w:r>
            <w:r w:rsidR="00D56B67">
              <w:rPr>
                <w:rFonts w:ascii="Times New Roman" w:hAnsi="Times New Roman" w:cs="Times New Roman"/>
                <w:color w:val="000000"/>
                <w:sz w:val="24"/>
                <w:szCs w:val="24"/>
              </w:rPr>
              <w:t>is</w:t>
            </w:r>
            <w:r>
              <w:rPr>
                <w:rFonts w:ascii="Times New Roman" w:hAnsi="Times New Roman" w:cs="Times New Roman"/>
                <w:color w:val="000000"/>
                <w:sz w:val="24"/>
                <w:szCs w:val="24"/>
              </w:rPr>
              <w:t xml:space="preserve"> </w:t>
            </w:r>
            <w:r w:rsidR="00B404BB">
              <w:rPr>
                <w:rFonts w:ascii="Times New Roman" w:hAnsi="Times New Roman" w:cs="Times New Roman"/>
                <w:color w:val="000000"/>
                <w:sz w:val="24"/>
                <w:szCs w:val="24"/>
              </w:rPr>
              <w:t xml:space="preserve">also </w:t>
            </w:r>
            <w:r>
              <w:rPr>
                <w:rFonts w:ascii="Times New Roman" w:hAnsi="Times New Roman" w:cs="Times New Roman"/>
                <w:color w:val="000000"/>
                <w:sz w:val="24"/>
                <w:szCs w:val="24"/>
              </w:rPr>
              <w:t>different</w:t>
            </w:r>
            <w:r w:rsidR="00F24A2F">
              <w:rPr>
                <w:rFonts w:ascii="Times New Roman" w:hAnsi="Times New Roman" w:cs="Times New Roman"/>
                <w:color w:val="000000"/>
                <w:sz w:val="24"/>
                <w:szCs w:val="24"/>
              </w:rPr>
              <w:t xml:space="preserve"> from heathy people</w:t>
            </w:r>
            <w:r>
              <w:rPr>
                <w:rFonts w:ascii="Times New Roman" w:hAnsi="Times New Roman" w:cs="Times New Roman"/>
                <w:color w:val="000000"/>
                <w:sz w:val="24"/>
                <w:szCs w:val="24"/>
              </w:rPr>
              <w:t xml:space="preserve">, with fractional reductions in PC and PG with increases in </w:t>
            </w:r>
            <w:r w:rsidR="00B404BB">
              <w:rPr>
                <w:rFonts w:ascii="Times New Roman" w:hAnsi="Times New Roman" w:cs="Times New Roman"/>
                <w:color w:val="000000"/>
                <w:sz w:val="24"/>
                <w:szCs w:val="24"/>
              </w:rPr>
              <w:t>PE, PI</w:t>
            </w:r>
            <w:r>
              <w:rPr>
                <w:rFonts w:ascii="Times New Roman" w:hAnsi="Times New Roman" w:cs="Times New Roman"/>
                <w:color w:val="000000"/>
                <w:sz w:val="24"/>
                <w:szCs w:val="24"/>
              </w:rPr>
              <w:t>,</w:t>
            </w:r>
            <w:r w:rsidR="00B404BB">
              <w:rPr>
                <w:rFonts w:ascii="Times New Roman" w:hAnsi="Times New Roman" w:cs="Times New Roman"/>
                <w:color w:val="000000"/>
                <w:sz w:val="24"/>
                <w:szCs w:val="24"/>
              </w:rPr>
              <w:t xml:space="preserve"> </w:t>
            </w:r>
            <w:r>
              <w:rPr>
                <w:rFonts w:ascii="Times New Roman" w:hAnsi="Times New Roman" w:cs="Times New Roman"/>
                <w:color w:val="000000"/>
                <w:sz w:val="24"/>
                <w:szCs w:val="24"/>
              </w:rPr>
              <w:t>PS and SM</w:t>
            </w:r>
            <w:r w:rsidR="008B1B9E" w:rsidRPr="008B1B9E">
              <w:rPr>
                <w:rFonts w:ascii="Times New Roman" w:hAnsi="Times New Roman" w:cs="Times New Roman"/>
                <w:color w:val="000000"/>
                <w:sz w:val="24"/>
                <w:szCs w:val="24"/>
                <w:vertAlign w:val="superscript"/>
              </w:rPr>
              <w:t>15</w:t>
            </w:r>
            <w:r>
              <w:rPr>
                <w:rFonts w:ascii="Times New Roman" w:hAnsi="Times New Roman" w:cs="Times New Roman"/>
                <w:color w:val="000000"/>
                <w:sz w:val="24"/>
                <w:szCs w:val="24"/>
              </w:rPr>
              <w:t xml:space="preserve">. This is </w:t>
            </w:r>
            <w:r w:rsidR="00D56B67">
              <w:rPr>
                <w:rFonts w:ascii="Times New Roman" w:hAnsi="Times New Roman" w:cs="Times New Roman"/>
                <w:color w:val="000000"/>
                <w:sz w:val="24"/>
                <w:szCs w:val="24"/>
              </w:rPr>
              <w:t xml:space="preserve">likely </w:t>
            </w:r>
            <w:r>
              <w:rPr>
                <w:rFonts w:ascii="Times New Roman" w:hAnsi="Times New Roman" w:cs="Times New Roman"/>
                <w:color w:val="000000"/>
                <w:sz w:val="24"/>
                <w:szCs w:val="24"/>
              </w:rPr>
              <w:t xml:space="preserve">reflective of </w:t>
            </w:r>
            <w:r w:rsidR="00D56B67">
              <w:rPr>
                <w:rFonts w:ascii="Times New Roman" w:hAnsi="Times New Roman" w:cs="Times New Roman"/>
                <w:color w:val="000000"/>
                <w:sz w:val="24"/>
                <w:szCs w:val="24"/>
              </w:rPr>
              <w:t>increased inflammatory material contribution from cellular membrane</w:t>
            </w:r>
            <w:r>
              <w:rPr>
                <w:rFonts w:ascii="Times New Roman" w:hAnsi="Times New Roman" w:cs="Times New Roman"/>
                <w:color w:val="000000"/>
                <w:sz w:val="24"/>
                <w:szCs w:val="24"/>
              </w:rPr>
              <w:t xml:space="preserve"> </w:t>
            </w:r>
            <w:r w:rsidR="00D56B67">
              <w:rPr>
                <w:rFonts w:ascii="Times New Roman" w:hAnsi="Times New Roman" w:cs="Times New Roman"/>
                <w:color w:val="000000"/>
                <w:sz w:val="24"/>
                <w:szCs w:val="24"/>
              </w:rPr>
              <w:t>than surfactant</w:t>
            </w:r>
            <w:r w:rsidR="00B404BB">
              <w:rPr>
                <w:rFonts w:ascii="Times New Roman" w:hAnsi="Times New Roman" w:cs="Times New Roman"/>
                <w:color w:val="000000"/>
                <w:sz w:val="24"/>
                <w:szCs w:val="24"/>
              </w:rPr>
              <w:t xml:space="preserve"> phospholipids</w:t>
            </w:r>
            <w:r w:rsidR="00D56B67">
              <w:rPr>
                <w:rFonts w:ascii="Times New Roman" w:hAnsi="Times New Roman" w:cs="Times New Roman"/>
                <w:color w:val="000000"/>
                <w:sz w:val="24"/>
                <w:szCs w:val="24"/>
              </w:rPr>
              <w:t xml:space="preserve">. </w:t>
            </w:r>
            <w:r w:rsidR="00B404BB">
              <w:rPr>
                <w:rFonts w:ascii="Times New Roman" w:hAnsi="Times New Roman" w:cs="Times New Roman"/>
                <w:color w:val="000000"/>
                <w:sz w:val="24"/>
                <w:szCs w:val="24"/>
              </w:rPr>
              <w:t xml:space="preserve">The </w:t>
            </w:r>
            <w:r w:rsidR="00D56B67">
              <w:rPr>
                <w:rFonts w:ascii="Times New Roman" w:hAnsi="Times New Roman" w:cs="Times New Roman"/>
                <w:color w:val="000000"/>
                <w:sz w:val="24"/>
                <w:szCs w:val="24"/>
              </w:rPr>
              <w:t>PC contribution is much lower and the PC32:0 (principal PC involved in surface tension reduction is &lt;30% suggesting the abnormal fractional phospholipid composition. The PG which is involved in surfactant spreading and immunomodulatory function was also much lower, consistent with the previous studies on ventilated pneumonia</w:t>
            </w:r>
            <w:r w:rsidR="004B7181">
              <w:rPr>
                <w:rFonts w:ascii="Times New Roman" w:hAnsi="Times New Roman" w:cs="Times New Roman"/>
                <w:color w:val="000000"/>
                <w:sz w:val="24"/>
                <w:szCs w:val="24"/>
              </w:rPr>
              <w:t xml:space="preserve">, </w:t>
            </w:r>
            <w:r w:rsidR="00D56B67">
              <w:rPr>
                <w:rFonts w:ascii="Times New Roman" w:hAnsi="Times New Roman" w:cs="Times New Roman"/>
                <w:color w:val="000000"/>
                <w:sz w:val="24"/>
                <w:szCs w:val="24"/>
              </w:rPr>
              <w:t xml:space="preserve">ARDS </w:t>
            </w:r>
            <w:r w:rsidR="004B7181">
              <w:rPr>
                <w:rFonts w:ascii="Times New Roman" w:hAnsi="Times New Roman" w:cs="Times New Roman"/>
                <w:color w:val="000000"/>
                <w:sz w:val="24"/>
                <w:szCs w:val="24"/>
              </w:rPr>
              <w:t xml:space="preserve">and COVID-19 </w:t>
            </w:r>
            <w:r w:rsidR="00D56B67">
              <w:rPr>
                <w:rFonts w:ascii="Times New Roman" w:hAnsi="Times New Roman" w:cs="Times New Roman"/>
                <w:color w:val="000000"/>
                <w:sz w:val="24"/>
                <w:szCs w:val="24"/>
              </w:rPr>
              <w:lastRenderedPageBreak/>
              <w:t>patients</w:t>
            </w:r>
            <w:r w:rsidR="004B7181" w:rsidRPr="004B7181">
              <w:rPr>
                <w:rFonts w:ascii="Times New Roman" w:hAnsi="Times New Roman" w:cs="Times New Roman"/>
                <w:color w:val="000000"/>
                <w:sz w:val="24"/>
                <w:szCs w:val="24"/>
                <w:vertAlign w:val="superscript"/>
              </w:rPr>
              <w:t>16,17</w:t>
            </w:r>
            <w:r w:rsidR="004B7181">
              <w:rPr>
                <w:rFonts w:ascii="Times New Roman" w:hAnsi="Times New Roman" w:cs="Times New Roman"/>
                <w:color w:val="000000"/>
                <w:sz w:val="24"/>
                <w:szCs w:val="24"/>
                <w:vertAlign w:val="superscript"/>
              </w:rPr>
              <w:t>,18</w:t>
            </w:r>
            <w:r w:rsidR="00D56B67">
              <w:rPr>
                <w:rFonts w:ascii="Times New Roman" w:hAnsi="Times New Roman" w:cs="Times New Roman"/>
                <w:color w:val="000000"/>
                <w:sz w:val="24"/>
                <w:szCs w:val="24"/>
              </w:rPr>
              <w:t>. This suggests that despite no differences between groups, there are significant abnormalities in surfactant phospholipid composition and fractional molecular distribution in these mechanically ventilated patients likely ref</w:t>
            </w:r>
            <w:r w:rsidR="000A4789">
              <w:rPr>
                <w:rFonts w:ascii="Times New Roman" w:hAnsi="Times New Roman" w:cs="Times New Roman"/>
                <w:color w:val="000000"/>
                <w:sz w:val="24"/>
                <w:szCs w:val="24"/>
              </w:rPr>
              <w:t>lecting</w:t>
            </w:r>
            <w:r w:rsidR="00D56B67">
              <w:rPr>
                <w:rFonts w:ascii="Times New Roman" w:hAnsi="Times New Roman" w:cs="Times New Roman"/>
                <w:color w:val="000000"/>
                <w:sz w:val="24"/>
                <w:szCs w:val="24"/>
              </w:rPr>
              <w:t xml:space="preserve"> the endogenous disease process.</w:t>
            </w:r>
            <w:r w:rsidR="00C75743">
              <w:rPr>
                <w:rFonts w:ascii="Times New Roman" w:hAnsi="Times New Roman" w:cs="Times New Roman"/>
                <w:color w:val="000000"/>
                <w:sz w:val="24"/>
                <w:szCs w:val="24"/>
              </w:rPr>
              <w:t xml:space="preserve"> </w:t>
            </w:r>
            <w:r w:rsidR="00C75743" w:rsidRPr="00387E29">
              <w:rPr>
                <w:rFonts w:ascii="Times New Roman" w:hAnsi="Times New Roman" w:cs="Times New Roman"/>
                <w:i/>
                <w:iCs/>
                <w:color w:val="000000"/>
                <w:sz w:val="24"/>
                <w:szCs w:val="24"/>
              </w:rPr>
              <w:t>Methyl-</w:t>
            </w:r>
            <w:r w:rsidR="00C75743">
              <w:rPr>
                <w:rFonts w:ascii="Times New Roman" w:hAnsi="Times New Roman" w:cs="Times New Roman"/>
                <w:color w:val="000000"/>
                <w:sz w:val="24"/>
                <w:szCs w:val="24"/>
              </w:rPr>
              <w:t>D</w:t>
            </w:r>
            <w:r w:rsidR="00C75743" w:rsidRPr="00387E29">
              <w:rPr>
                <w:rFonts w:ascii="Times New Roman" w:hAnsi="Times New Roman" w:cs="Times New Roman"/>
                <w:color w:val="000000"/>
                <w:sz w:val="24"/>
                <w:szCs w:val="24"/>
                <w:vertAlign w:val="subscript"/>
              </w:rPr>
              <w:t>9</w:t>
            </w:r>
            <w:r w:rsidR="00C75743">
              <w:rPr>
                <w:rFonts w:ascii="Times New Roman" w:hAnsi="Times New Roman" w:cs="Times New Roman"/>
                <w:color w:val="000000"/>
                <w:sz w:val="24"/>
                <w:szCs w:val="24"/>
              </w:rPr>
              <w:t xml:space="preserve"> choline incorporation was used to measure endogenous synthesis of surfactant PC. This demonstrates no difference in the total PC and PC32:0 </w:t>
            </w:r>
            <w:r w:rsidR="00C75743" w:rsidRPr="00387E29">
              <w:rPr>
                <w:rFonts w:ascii="Times New Roman" w:hAnsi="Times New Roman" w:cs="Times New Roman"/>
                <w:i/>
                <w:iCs/>
                <w:color w:val="000000"/>
                <w:sz w:val="24"/>
                <w:szCs w:val="24"/>
              </w:rPr>
              <w:t>methyl</w:t>
            </w:r>
            <w:r w:rsidR="00C75743">
              <w:rPr>
                <w:rFonts w:ascii="Times New Roman" w:hAnsi="Times New Roman" w:cs="Times New Roman"/>
                <w:color w:val="000000"/>
                <w:sz w:val="24"/>
                <w:szCs w:val="24"/>
              </w:rPr>
              <w:t>-D</w:t>
            </w:r>
            <w:r w:rsidR="00C75743" w:rsidRPr="00387E29">
              <w:rPr>
                <w:rFonts w:ascii="Times New Roman" w:hAnsi="Times New Roman" w:cs="Times New Roman"/>
                <w:color w:val="000000"/>
                <w:sz w:val="24"/>
                <w:szCs w:val="24"/>
                <w:vertAlign w:val="subscript"/>
              </w:rPr>
              <w:t>9</w:t>
            </w:r>
            <w:r w:rsidR="00C75743">
              <w:rPr>
                <w:rFonts w:ascii="Times New Roman" w:hAnsi="Times New Roman" w:cs="Times New Roman"/>
                <w:color w:val="000000"/>
                <w:sz w:val="24"/>
                <w:szCs w:val="24"/>
              </w:rPr>
              <w:t xml:space="preserve"> choline incorporation between the groups, suggesting there are no difference in surfactant </w:t>
            </w:r>
            <w:r w:rsidR="00B404BB">
              <w:rPr>
                <w:rFonts w:ascii="Times New Roman" w:hAnsi="Times New Roman" w:cs="Times New Roman"/>
                <w:color w:val="000000"/>
                <w:sz w:val="24"/>
                <w:szCs w:val="24"/>
              </w:rPr>
              <w:t xml:space="preserve">PC </w:t>
            </w:r>
            <w:r w:rsidR="00C75743">
              <w:rPr>
                <w:rFonts w:ascii="Times New Roman" w:hAnsi="Times New Roman" w:cs="Times New Roman"/>
                <w:color w:val="000000"/>
                <w:sz w:val="24"/>
                <w:szCs w:val="24"/>
              </w:rPr>
              <w:t xml:space="preserve">synthesis between the groups. Surfactant PC is hydrolysed by </w:t>
            </w:r>
            <w:r w:rsidR="00B404BB">
              <w:rPr>
                <w:rFonts w:ascii="Times New Roman" w:hAnsi="Times New Roman" w:cs="Times New Roman"/>
                <w:color w:val="000000"/>
                <w:sz w:val="24"/>
                <w:szCs w:val="24"/>
              </w:rPr>
              <w:t xml:space="preserve">secretary </w:t>
            </w:r>
            <w:r w:rsidR="00C75743">
              <w:rPr>
                <w:rFonts w:ascii="Times New Roman" w:hAnsi="Times New Roman" w:cs="Times New Roman"/>
                <w:color w:val="000000"/>
                <w:sz w:val="24"/>
                <w:szCs w:val="24"/>
              </w:rPr>
              <w:t>phospholipase A</w:t>
            </w:r>
            <w:r w:rsidR="00C75743" w:rsidRPr="00387E29">
              <w:rPr>
                <w:rFonts w:ascii="Times New Roman" w:hAnsi="Times New Roman" w:cs="Times New Roman"/>
                <w:color w:val="000000"/>
                <w:sz w:val="24"/>
                <w:szCs w:val="24"/>
                <w:vertAlign w:val="subscript"/>
              </w:rPr>
              <w:t>2</w:t>
            </w:r>
            <w:r w:rsidR="00B404BB">
              <w:rPr>
                <w:rFonts w:ascii="Times New Roman" w:hAnsi="Times New Roman" w:cs="Times New Roman"/>
                <w:color w:val="000000"/>
                <w:sz w:val="24"/>
                <w:szCs w:val="24"/>
                <w:vertAlign w:val="subscript"/>
              </w:rPr>
              <w:t xml:space="preserve"> </w:t>
            </w:r>
            <w:r w:rsidR="00B404BB" w:rsidRPr="00387E29">
              <w:rPr>
                <w:rFonts w:ascii="Times New Roman" w:hAnsi="Times New Roman" w:cs="Times New Roman"/>
                <w:color w:val="000000"/>
                <w:sz w:val="24"/>
                <w:szCs w:val="24"/>
              </w:rPr>
              <w:t>(PLA2)</w:t>
            </w:r>
            <w:r w:rsidR="00C75743">
              <w:rPr>
                <w:rFonts w:ascii="Times New Roman" w:hAnsi="Times New Roman" w:cs="Times New Roman"/>
                <w:color w:val="000000"/>
                <w:sz w:val="24"/>
                <w:szCs w:val="24"/>
              </w:rPr>
              <w:t xml:space="preserve"> to LPC and free fatty acids (Fig</w:t>
            </w:r>
            <w:r w:rsidR="00FA68D0">
              <w:rPr>
                <w:rFonts w:ascii="Times New Roman" w:hAnsi="Times New Roman" w:cs="Times New Roman"/>
                <w:color w:val="000000"/>
                <w:sz w:val="24"/>
                <w:szCs w:val="24"/>
              </w:rPr>
              <w:t xml:space="preserve"> </w:t>
            </w:r>
            <w:r w:rsidR="00C75743">
              <w:rPr>
                <w:rFonts w:ascii="Times New Roman" w:hAnsi="Times New Roman" w:cs="Times New Roman"/>
                <w:color w:val="000000"/>
                <w:sz w:val="24"/>
                <w:szCs w:val="24"/>
              </w:rPr>
              <w:t xml:space="preserve">1). </w:t>
            </w:r>
          </w:p>
          <w:p w14:paraId="49C0AF21" w14:textId="3CDA383C" w:rsidR="00E719D6" w:rsidRDefault="00E719D6" w:rsidP="00E719D6">
            <w:pPr>
              <w:spacing w:line="480" w:lineRule="auto"/>
              <w:jc w:val="both"/>
              <w:rPr>
                <w:rFonts w:ascii="Times New Roman" w:hAnsi="Times New Roman" w:cs="Times New Roman"/>
                <w:sz w:val="24"/>
                <w:szCs w:val="24"/>
              </w:rPr>
            </w:pPr>
            <w:r w:rsidRPr="00E719D6">
              <w:rPr>
                <w:rFonts w:ascii="Times New Roman" w:hAnsi="Times New Roman" w:cs="Times New Roman"/>
                <w:sz w:val="24"/>
                <w:szCs w:val="24"/>
              </w:rPr>
              <w:t>While oxygen therapy is essential for critically ill mechanically ventilated patients, there are potentially many harmful effects from hyperoxia</w:t>
            </w:r>
            <w:r w:rsidR="00477349">
              <w:rPr>
                <w:rFonts w:ascii="Times New Roman" w:hAnsi="Times New Roman" w:cs="Times New Roman"/>
                <w:sz w:val="24"/>
                <w:szCs w:val="24"/>
              </w:rPr>
              <w:t xml:space="preserve"> and hyperoxemia</w:t>
            </w:r>
            <w:r w:rsidRPr="00E719D6">
              <w:rPr>
                <w:rFonts w:ascii="Times New Roman" w:hAnsi="Times New Roman" w:cs="Times New Roman"/>
                <w:sz w:val="24"/>
                <w:szCs w:val="24"/>
              </w:rPr>
              <w:t>, as demonstrated by several studies of hospitalised patients with acute conditions</w:t>
            </w:r>
            <w:r w:rsidR="0062737F" w:rsidRPr="0062737F">
              <w:rPr>
                <w:rFonts w:ascii="Times New Roman" w:hAnsi="Times New Roman" w:cs="Times New Roman"/>
                <w:sz w:val="24"/>
                <w:szCs w:val="24"/>
                <w:vertAlign w:val="superscript"/>
              </w:rPr>
              <w:t>26</w:t>
            </w:r>
            <w:r w:rsidRPr="00E719D6">
              <w:rPr>
                <w:rFonts w:ascii="Times New Roman" w:hAnsi="Times New Roman" w:cs="Times New Roman"/>
                <w:sz w:val="24"/>
                <w:szCs w:val="24"/>
              </w:rPr>
              <w:t xml:space="preserve">. </w:t>
            </w:r>
            <w:r w:rsidR="00477349">
              <w:rPr>
                <w:rFonts w:ascii="Times New Roman" w:hAnsi="Times New Roman" w:cs="Times New Roman"/>
                <w:sz w:val="24"/>
                <w:szCs w:val="24"/>
              </w:rPr>
              <w:t>While o</w:t>
            </w:r>
            <w:r w:rsidRPr="00E719D6">
              <w:rPr>
                <w:rFonts w:ascii="Times New Roman" w:hAnsi="Times New Roman" w:cs="Times New Roman"/>
                <w:sz w:val="24"/>
                <w:szCs w:val="24"/>
              </w:rPr>
              <w:t>xygen toxicity due to hyperoxia</w:t>
            </w:r>
            <w:r w:rsidR="00B404BB">
              <w:rPr>
                <w:rFonts w:ascii="Times New Roman" w:hAnsi="Times New Roman" w:cs="Times New Roman"/>
                <w:sz w:val="24"/>
                <w:szCs w:val="24"/>
              </w:rPr>
              <w:t xml:space="preserve"> or </w:t>
            </w:r>
            <w:r w:rsidRPr="00E719D6">
              <w:rPr>
                <w:rFonts w:ascii="Times New Roman" w:hAnsi="Times New Roman" w:cs="Times New Roman"/>
                <w:sz w:val="24"/>
                <w:szCs w:val="24"/>
              </w:rPr>
              <w:t>hyperoxaemia is a well-recognised phenomenon in animal studies</w:t>
            </w:r>
            <w:r w:rsidR="00477349">
              <w:rPr>
                <w:rFonts w:ascii="Times New Roman" w:hAnsi="Times New Roman" w:cs="Times New Roman"/>
                <w:sz w:val="24"/>
                <w:szCs w:val="24"/>
              </w:rPr>
              <w:t>, this study only evaluated the effect of normoxaemia (SpO</w:t>
            </w:r>
            <w:r w:rsidR="00477349" w:rsidRPr="00CF200E">
              <w:rPr>
                <w:rFonts w:ascii="Times New Roman" w:hAnsi="Times New Roman" w:cs="Times New Roman"/>
                <w:sz w:val="24"/>
                <w:szCs w:val="24"/>
                <w:vertAlign w:val="subscript"/>
              </w:rPr>
              <w:t>2</w:t>
            </w:r>
            <w:r w:rsidR="00477349">
              <w:rPr>
                <w:rFonts w:ascii="Times New Roman" w:hAnsi="Times New Roman" w:cs="Times New Roman"/>
                <w:sz w:val="24"/>
                <w:szCs w:val="24"/>
              </w:rPr>
              <w:t>~94%) versus relatively modest conservative SpO2 target of 92%. I</w:t>
            </w:r>
            <w:r w:rsidRPr="00E719D6">
              <w:rPr>
                <w:rFonts w:ascii="Times New Roman" w:hAnsi="Times New Roman" w:cs="Times New Roman"/>
                <w:sz w:val="24"/>
                <w:szCs w:val="24"/>
              </w:rPr>
              <w:t xml:space="preserve">n-vivo human models evaluating hyperoxia-induced organ damage in mechanically ventilated </w:t>
            </w:r>
            <w:r w:rsidRPr="00651238">
              <w:rPr>
                <w:rFonts w:ascii="Times New Roman" w:hAnsi="Times New Roman" w:cs="Times New Roman"/>
                <w:sz w:val="24"/>
                <w:szCs w:val="24"/>
              </w:rPr>
              <w:t xml:space="preserve">patients are lacking. </w:t>
            </w:r>
            <w:r w:rsidR="00651238" w:rsidRPr="00387E29">
              <w:rPr>
                <w:rFonts w:ascii="Times New Roman" w:hAnsi="Times New Roman" w:cs="Times New Roman"/>
                <w:sz w:val="24"/>
                <w:szCs w:val="24"/>
              </w:rPr>
              <w:t>While these findings provide reassurance that modest conservative SpO₂ targets of around 92% are not associated with measurable changes in systemic redox biology or lung surfactant phospholipid composition and metabolism, consistent with the UK-ROX trial, they cannot be extrapolated to the effects of more hyperoxemic oxygen targets in mechanically ventilated patients.</w:t>
            </w:r>
          </w:p>
          <w:p w14:paraId="5663C21F" w14:textId="59E93481" w:rsidR="002913C9" w:rsidRDefault="002913C9" w:rsidP="00E719D6">
            <w:pPr>
              <w:spacing w:line="480" w:lineRule="auto"/>
              <w:jc w:val="both"/>
              <w:rPr>
                <w:rFonts w:ascii="Times New Roman" w:hAnsi="Times New Roman" w:cs="Times New Roman"/>
                <w:sz w:val="24"/>
                <w:szCs w:val="24"/>
              </w:rPr>
            </w:pPr>
            <w:r w:rsidRPr="002913C9">
              <w:rPr>
                <w:rFonts w:ascii="Times New Roman" w:hAnsi="Times New Roman" w:cs="Times New Roman"/>
                <w:sz w:val="24"/>
                <w:szCs w:val="24"/>
              </w:rPr>
              <w:t xml:space="preserve">Our study has several limitations. First, the study was intended to recruit 100 patients (powered for the primary outcome, </w:t>
            </w:r>
            <w:r w:rsidR="00B404BB">
              <w:rPr>
                <w:rFonts w:ascii="Times New Roman" w:hAnsi="Times New Roman" w:cs="Times New Roman"/>
                <w:sz w:val="24"/>
                <w:szCs w:val="24"/>
              </w:rPr>
              <w:t xml:space="preserve">change in </w:t>
            </w:r>
            <w:r w:rsidRPr="002913C9">
              <w:rPr>
                <w:rFonts w:ascii="Times New Roman" w:hAnsi="Times New Roman" w:cs="Times New Roman"/>
                <w:sz w:val="24"/>
                <w:szCs w:val="24"/>
              </w:rPr>
              <w:t xml:space="preserve">PC32:0 composition (%) at 48 hours), but due to the constraints of being a two-centre study, we recruited a modest sample size of 65 patients. As a result, the study may have been underpowered to detect small differences. Second, while the intervention achieved a separation of oxygen saturation targets between </w:t>
            </w:r>
            <w:r w:rsidRPr="002913C9">
              <w:rPr>
                <w:rFonts w:ascii="Times New Roman" w:hAnsi="Times New Roman" w:cs="Times New Roman"/>
                <w:sz w:val="24"/>
                <w:szCs w:val="24"/>
              </w:rPr>
              <w:lastRenderedPageBreak/>
              <w:t xml:space="preserve">the groups, this was modest, at </w:t>
            </w:r>
            <w:r w:rsidR="00FA68D0">
              <w:rPr>
                <w:rFonts w:ascii="Times New Roman" w:hAnsi="Times New Roman" w:cs="Times New Roman"/>
                <w:sz w:val="24"/>
                <w:szCs w:val="24"/>
              </w:rPr>
              <w:t>~</w:t>
            </w:r>
            <w:r w:rsidRPr="002913C9">
              <w:rPr>
                <w:rFonts w:ascii="Times New Roman" w:hAnsi="Times New Roman" w:cs="Times New Roman"/>
                <w:sz w:val="24"/>
                <w:szCs w:val="24"/>
              </w:rPr>
              <w:t xml:space="preserve">2.5% throughout the study, and may not be biologically relevant enough to exert lipidomic or systemic redox modifications. Nevertheless, it is reassuring that targeting lower oxygen saturations within the range studied does not produce short-term biological effects on mechanically ventilated patients with hypoxemic respiratory failure. Third, we used ETA to measure surfactant phospholipid composition and metabolism in our patient cohort. While quantitative bronchoalveolar lavage (BALF) with volumes of 100-300mls is traditionally considered </w:t>
            </w:r>
            <w:r w:rsidR="002A098B">
              <w:rPr>
                <w:rFonts w:ascii="Times New Roman" w:hAnsi="Times New Roman" w:cs="Times New Roman"/>
                <w:sz w:val="24"/>
                <w:szCs w:val="24"/>
              </w:rPr>
              <w:t xml:space="preserve">when </w:t>
            </w:r>
            <w:r w:rsidRPr="002913C9">
              <w:rPr>
                <w:rFonts w:ascii="Times New Roman" w:hAnsi="Times New Roman" w:cs="Times New Roman"/>
                <w:sz w:val="24"/>
                <w:szCs w:val="24"/>
              </w:rPr>
              <w:t>sampl</w:t>
            </w:r>
            <w:r w:rsidR="002A098B">
              <w:rPr>
                <w:rFonts w:ascii="Times New Roman" w:hAnsi="Times New Roman" w:cs="Times New Roman"/>
                <w:sz w:val="24"/>
                <w:szCs w:val="24"/>
              </w:rPr>
              <w:t>ing</w:t>
            </w:r>
            <w:r w:rsidRPr="002913C9">
              <w:rPr>
                <w:rFonts w:ascii="Times New Roman" w:hAnsi="Times New Roman" w:cs="Times New Roman"/>
                <w:sz w:val="24"/>
                <w:szCs w:val="24"/>
              </w:rPr>
              <w:t xml:space="preserve"> distal airway surfactant lipids, it is </w:t>
            </w:r>
            <w:r w:rsidR="002A098B">
              <w:rPr>
                <w:rFonts w:ascii="Times New Roman" w:hAnsi="Times New Roman" w:cs="Times New Roman"/>
                <w:sz w:val="24"/>
                <w:szCs w:val="24"/>
              </w:rPr>
              <w:t xml:space="preserve">an </w:t>
            </w:r>
            <w:r w:rsidRPr="002913C9">
              <w:rPr>
                <w:rFonts w:ascii="Times New Roman" w:hAnsi="Times New Roman" w:cs="Times New Roman"/>
                <w:sz w:val="24"/>
                <w:szCs w:val="24"/>
              </w:rPr>
              <w:t>invasive procedure, requires skilled personnel and preoxygenation, and may cause transient desaturations during the procedure, increasing the oxygen burden. In comparison, ETA is simple and repeatable, without the interruptions of routine care, and reflects alveolar surfactant composition and kinetics</w:t>
            </w:r>
            <w:r w:rsidR="0062737F" w:rsidRPr="0062737F">
              <w:rPr>
                <w:rFonts w:ascii="Times New Roman" w:hAnsi="Times New Roman" w:cs="Times New Roman"/>
                <w:sz w:val="24"/>
                <w:szCs w:val="24"/>
                <w:vertAlign w:val="superscript"/>
              </w:rPr>
              <w:t>5,25</w:t>
            </w:r>
            <w:r w:rsidRPr="002913C9">
              <w:rPr>
                <w:rFonts w:ascii="Times New Roman" w:hAnsi="Times New Roman" w:cs="Times New Roman"/>
                <w:sz w:val="24"/>
                <w:szCs w:val="24"/>
              </w:rPr>
              <w:t>. However, ETA may have additional contamination from airway cellular membrane phospholipids, which could contribute to the total phospholipid measurements</w:t>
            </w:r>
            <w:r w:rsidR="0062737F" w:rsidRPr="0062737F">
              <w:rPr>
                <w:rFonts w:ascii="Times New Roman" w:hAnsi="Times New Roman" w:cs="Times New Roman"/>
                <w:sz w:val="24"/>
                <w:szCs w:val="24"/>
                <w:vertAlign w:val="superscript"/>
              </w:rPr>
              <w:t>10,25</w:t>
            </w:r>
            <w:r w:rsidRPr="002913C9">
              <w:rPr>
                <w:rFonts w:ascii="Times New Roman" w:hAnsi="Times New Roman" w:cs="Times New Roman"/>
                <w:sz w:val="24"/>
                <w:szCs w:val="24"/>
              </w:rPr>
              <w:t xml:space="preserve">. To address this, we measured surfactant-specific phosphatidylcholines, PC30:0, PC32:1, and PC32:0, which were consistent across all patients. Finally, we sampled only up to 72 hours post </w:t>
            </w:r>
            <w:r w:rsidRPr="00387E29">
              <w:rPr>
                <w:rFonts w:ascii="Times New Roman" w:hAnsi="Times New Roman" w:cs="Times New Roman"/>
                <w:i/>
                <w:iCs/>
                <w:sz w:val="24"/>
                <w:szCs w:val="24"/>
              </w:rPr>
              <w:t>methyl</w:t>
            </w:r>
            <w:r w:rsidRPr="002913C9">
              <w:rPr>
                <w:rFonts w:ascii="Times New Roman" w:hAnsi="Times New Roman" w:cs="Times New Roman"/>
                <w:sz w:val="24"/>
                <w:szCs w:val="24"/>
              </w:rPr>
              <w:t>-D</w:t>
            </w:r>
            <w:r w:rsidRPr="00387E29">
              <w:rPr>
                <w:rFonts w:ascii="Times New Roman" w:hAnsi="Times New Roman" w:cs="Times New Roman"/>
                <w:sz w:val="24"/>
                <w:szCs w:val="24"/>
                <w:vertAlign w:val="subscript"/>
              </w:rPr>
              <w:t>9</w:t>
            </w:r>
            <w:r w:rsidRPr="002913C9">
              <w:rPr>
                <w:rFonts w:ascii="Times New Roman" w:hAnsi="Times New Roman" w:cs="Times New Roman"/>
                <w:sz w:val="24"/>
                <w:szCs w:val="24"/>
              </w:rPr>
              <w:t xml:space="preserve"> choline infusion (recruitment into MecROX), and </w:t>
            </w:r>
            <w:r w:rsidR="002D39B3">
              <w:rPr>
                <w:rFonts w:ascii="Times New Roman" w:hAnsi="Times New Roman" w:cs="Times New Roman"/>
                <w:sz w:val="24"/>
                <w:szCs w:val="24"/>
              </w:rPr>
              <w:t>the duration of the study</w:t>
            </w:r>
            <w:r w:rsidRPr="002913C9">
              <w:rPr>
                <w:rFonts w:ascii="Times New Roman" w:hAnsi="Times New Roman" w:cs="Times New Roman"/>
                <w:sz w:val="24"/>
                <w:szCs w:val="24"/>
              </w:rPr>
              <w:t xml:space="preserve"> </w:t>
            </w:r>
            <w:r w:rsidR="002D39B3">
              <w:rPr>
                <w:rFonts w:ascii="Times New Roman" w:hAnsi="Times New Roman" w:cs="Times New Roman"/>
                <w:sz w:val="24"/>
                <w:szCs w:val="24"/>
              </w:rPr>
              <w:t xml:space="preserve">only </w:t>
            </w:r>
            <w:r w:rsidRPr="002913C9">
              <w:rPr>
                <w:rFonts w:ascii="Times New Roman" w:hAnsi="Times New Roman" w:cs="Times New Roman"/>
                <w:sz w:val="24"/>
                <w:szCs w:val="24"/>
              </w:rPr>
              <w:t xml:space="preserve">covers short-term biological changes in surfactant metabolism and systemic redox biology. Despite these limitations, this is the first human study embedded within an oxygen-target RCT to evaluate the complex interactions </w:t>
            </w:r>
            <w:r w:rsidR="002D39B3">
              <w:rPr>
                <w:rFonts w:ascii="Times New Roman" w:hAnsi="Times New Roman" w:cs="Times New Roman"/>
                <w:sz w:val="24"/>
                <w:szCs w:val="24"/>
              </w:rPr>
              <w:t>of oxygen targets with</w:t>
            </w:r>
            <w:r w:rsidRPr="002913C9">
              <w:rPr>
                <w:rFonts w:ascii="Times New Roman" w:hAnsi="Times New Roman" w:cs="Times New Roman"/>
                <w:sz w:val="24"/>
                <w:szCs w:val="24"/>
              </w:rPr>
              <w:t xml:space="preserve"> </w:t>
            </w:r>
            <w:r w:rsidR="002D39B3">
              <w:rPr>
                <w:rFonts w:ascii="Times New Roman" w:hAnsi="Times New Roman" w:cs="Times New Roman"/>
                <w:sz w:val="24"/>
                <w:szCs w:val="24"/>
              </w:rPr>
              <w:t>in-</w:t>
            </w:r>
            <w:r w:rsidRPr="002913C9">
              <w:rPr>
                <w:rFonts w:ascii="Times New Roman" w:hAnsi="Times New Roman" w:cs="Times New Roman"/>
                <w:sz w:val="24"/>
                <w:szCs w:val="24"/>
              </w:rPr>
              <w:t>vivo surfactant phospholipid metabolism, and comprehensive systemic redox markers in mechanically ventilated patients. As such, this mechanistic sub-study is designed to generate biological insight rather than definitive evidence of causal or clinical outcomes.</w:t>
            </w:r>
          </w:p>
          <w:p w14:paraId="64262EA6" w14:textId="1D7B547B" w:rsidR="00651238" w:rsidRDefault="00651238" w:rsidP="00651238">
            <w:pPr>
              <w:pStyle w:val="Heading1"/>
            </w:pPr>
            <w:r>
              <w:t>Conclusions</w:t>
            </w:r>
          </w:p>
          <w:p w14:paraId="031E114D" w14:textId="0CFFC145" w:rsidR="00651238" w:rsidRPr="00362A65" w:rsidRDefault="00362A65" w:rsidP="00362A65">
            <w:pPr>
              <w:spacing w:line="480" w:lineRule="auto"/>
              <w:jc w:val="both"/>
              <w:rPr>
                <w:rFonts w:ascii="Times New Roman" w:hAnsi="Times New Roman" w:cs="Times New Roman"/>
                <w:sz w:val="24"/>
                <w:szCs w:val="24"/>
              </w:rPr>
            </w:pPr>
            <w:r w:rsidRPr="00362A65">
              <w:rPr>
                <w:rFonts w:ascii="Times New Roman" w:hAnsi="Times New Roman" w:cs="Times New Roman"/>
                <w:sz w:val="24"/>
                <w:szCs w:val="24"/>
              </w:rPr>
              <w:t xml:space="preserve">In this two-centre mechanistic sub-study of 65 mechanically ventilated patients from the UK-ROX trial, a conservative oxygen target (~92% SpO₂) achieved a ~2.5% separation from </w:t>
            </w:r>
            <w:r w:rsidRPr="00362A65">
              <w:rPr>
                <w:rFonts w:ascii="Times New Roman" w:hAnsi="Times New Roman" w:cs="Times New Roman"/>
                <w:sz w:val="24"/>
                <w:szCs w:val="24"/>
              </w:rPr>
              <w:lastRenderedPageBreak/>
              <w:t>usual care but was not associated with differences in surfactant phospholipid composition, PC32:0 synthesis or turnover, or systemic redox status over 72 hours. These findings provide biological reassurance, consistent with the UK-ROX trial, that modest conservative oxygen targets do not adversely affect surfactant metabolism or systemic redox status. However, they define the boundaries of inference to the SpO</w:t>
            </w:r>
            <w:r w:rsidRPr="00362A65">
              <w:rPr>
                <w:rFonts w:ascii="Times New Roman" w:hAnsi="Times New Roman" w:cs="Times New Roman"/>
                <w:sz w:val="24"/>
                <w:szCs w:val="24"/>
                <w:vertAlign w:val="subscript"/>
              </w:rPr>
              <w:t>2</w:t>
            </w:r>
            <w:r w:rsidRPr="00362A65">
              <w:rPr>
                <w:rFonts w:ascii="Times New Roman" w:hAnsi="Times New Roman" w:cs="Times New Roman"/>
                <w:sz w:val="24"/>
                <w:szCs w:val="24"/>
              </w:rPr>
              <w:t xml:space="preserve"> separation achieved in </w:t>
            </w:r>
            <w:r>
              <w:rPr>
                <w:rFonts w:ascii="Times New Roman" w:hAnsi="Times New Roman" w:cs="Times New Roman"/>
                <w:sz w:val="24"/>
                <w:szCs w:val="24"/>
              </w:rPr>
              <w:t xml:space="preserve">the </w:t>
            </w:r>
            <w:r w:rsidRPr="00362A65">
              <w:rPr>
                <w:rFonts w:ascii="Times New Roman" w:hAnsi="Times New Roman" w:cs="Times New Roman"/>
                <w:sz w:val="24"/>
                <w:szCs w:val="24"/>
              </w:rPr>
              <w:t xml:space="preserve">UK-ROX and do not address the biological effects of higher </w:t>
            </w:r>
            <w:r>
              <w:rPr>
                <w:rFonts w:ascii="Times New Roman" w:hAnsi="Times New Roman" w:cs="Times New Roman"/>
                <w:sz w:val="24"/>
                <w:szCs w:val="24"/>
              </w:rPr>
              <w:t xml:space="preserve">or lower </w:t>
            </w:r>
            <w:r w:rsidRPr="00362A65">
              <w:rPr>
                <w:rFonts w:ascii="Times New Roman" w:hAnsi="Times New Roman" w:cs="Times New Roman"/>
                <w:sz w:val="24"/>
                <w:szCs w:val="24"/>
              </w:rPr>
              <w:t xml:space="preserve">oxygen </w:t>
            </w:r>
            <w:r>
              <w:rPr>
                <w:rFonts w:ascii="Times New Roman" w:hAnsi="Times New Roman" w:cs="Times New Roman"/>
                <w:sz w:val="24"/>
                <w:szCs w:val="24"/>
              </w:rPr>
              <w:t xml:space="preserve">saturation </w:t>
            </w:r>
            <w:r w:rsidRPr="00362A65">
              <w:rPr>
                <w:rFonts w:ascii="Times New Roman" w:hAnsi="Times New Roman" w:cs="Times New Roman"/>
                <w:sz w:val="24"/>
                <w:szCs w:val="24"/>
              </w:rPr>
              <w:t>targets or more prolonged exposure.</w:t>
            </w:r>
          </w:p>
          <w:p w14:paraId="6D27D5A5" w14:textId="77E58555" w:rsidR="008C0C92" w:rsidRDefault="00E05D67" w:rsidP="00387E29">
            <w:pPr>
              <w:pStyle w:val="Heading1"/>
            </w:pPr>
            <w:r w:rsidRPr="008C183E">
              <w:t>Acknowledgements</w:t>
            </w:r>
          </w:p>
          <w:p w14:paraId="0025467D" w14:textId="147B1C8E" w:rsidR="00E719D6" w:rsidRPr="00E50296" w:rsidRDefault="0022584A" w:rsidP="002134D0">
            <w:pPr>
              <w:spacing w:line="480" w:lineRule="auto"/>
              <w:jc w:val="both"/>
              <w:rPr>
                <w:rFonts w:ascii="Times New Roman" w:hAnsi="Times New Roman" w:cs="Times New Roman"/>
                <w:sz w:val="24"/>
                <w:szCs w:val="24"/>
              </w:rPr>
            </w:pPr>
            <w:r w:rsidRPr="0022584A">
              <w:rPr>
                <w:rFonts w:ascii="Times New Roman" w:hAnsi="Times New Roman" w:cs="Times New Roman"/>
                <w:sz w:val="24"/>
                <w:szCs w:val="24"/>
              </w:rPr>
              <w:t xml:space="preserve">We acknowledge our </w:t>
            </w:r>
            <w:r w:rsidR="00C312D8" w:rsidRPr="0022584A">
              <w:rPr>
                <w:rFonts w:ascii="Times New Roman" w:hAnsi="Times New Roman" w:cs="Times New Roman"/>
                <w:sz w:val="24"/>
                <w:szCs w:val="24"/>
              </w:rPr>
              <w:t>PPI group</w:t>
            </w:r>
            <w:r w:rsidRPr="0022584A">
              <w:rPr>
                <w:rFonts w:ascii="Times New Roman" w:hAnsi="Times New Roman" w:cs="Times New Roman"/>
                <w:sz w:val="24"/>
                <w:szCs w:val="24"/>
              </w:rPr>
              <w:t xml:space="preserve"> and </w:t>
            </w:r>
            <w:r w:rsidR="00E50296">
              <w:rPr>
                <w:rFonts w:ascii="Times New Roman" w:hAnsi="Times New Roman" w:cs="Times New Roman"/>
                <w:sz w:val="24"/>
                <w:szCs w:val="24"/>
              </w:rPr>
              <w:t xml:space="preserve">the </w:t>
            </w:r>
            <w:r w:rsidR="00E14DDD">
              <w:rPr>
                <w:rFonts w:ascii="Times New Roman" w:hAnsi="Times New Roman" w:cs="Times New Roman"/>
                <w:sz w:val="24"/>
                <w:szCs w:val="24"/>
              </w:rPr>
              <w:t>intensive c</w:t>
            </w:r>
            <w:r w:rsidR="00E50296">
              <w:rPr>
                <w:rFonts w:ascii="Times New Roman" w:hAnsi="Times New Roman" w:cs="Times New Roman"/>
                <w:sz w:val="24"/>
                <w:szCs w:val="24"/>
              </w:rPr>
              <w:t xml:space="preserve">are </w:t>
            </w:r>
            <w:r w:rsidR="00E14DDD">
              <w:rPr>
                <w:rFonts w:ascii="Times New Roman" w:hAnsi="Times New Roman" w:cs="Times New Roman"/>
                <w:sz w:val="24"/>
                <w:szCs w:val="24"/>
              </w:rPr>
              <w:t>r</w:t>
            </w:r>
            <w:r w:rsidR="00E50296">
              <w:rPr>
                <w:rFonts w:ascii="Times New Roman" w:hAnsi="Times New Roman" w:cs="Times New Roman"/>
                <w:sz w:val="24"/>
                <w:szCs w:val="24"/>
              </w:rPr>
              <w:t>esearch nursing team</w:t>
            </w:r>
            <w:r w:rsidR="00E14DDD">
              <w:rPr>
                <w:rFonts w:ascii="Times New Roman" w:hAnsi="Times New Roman" w:cs="Times New Roman"/>
                <w:sz w:val="24"/>
                <w:szCs w:val="24"/>
              </w:rPr>
              <w:t>s</w:t>
            </w:r>
            <w:r w:rsidR="00E50296">
              <w:rPr>
                <w:rFonts w:ascii="Times New Roman" w:hAnsi="Times New Roman" w:cs="Times New Roman"/>
                <w:sz w:val="24"/>
                <w:szCs w:val="24"/>
              </w:rPr>
              <w:t xml:space="preserve"> from University Hospital Southampton and University Hospital</w:t>
            </w:r>
            <w:r w:rsidR="00E14DDD">
              <w:rPr>
                <w:rFonts w:ascii="Times New Roman" w:hAnsi="Times New Roman" w:cs="Times New Roman"/>
                <w:sz w:val="24"/>
                <w:szCs w:val="24"/>
              </w:rPr>
              <w:t>s</w:t>
            </w:r>
            <w:r w:rsidR="00E50296">
              <w:rPr>
                <w:rFonts w:ascii="Times New Roman" w:hAnsi="Times New Roman" w:cs="Times New Roman"/>
                <w:sz w:val="24"/>
                <w:szCs w:val="24"/>
              </w:rPr>
              <w:t xml:space="preserve"> Plymouth. We also thank the ICNARC data management team for the development and management of electronic CRF</w:t>
            </w:r>
            <w:r w:rsidR="0057191A">
              <w:rPr>
                <w:rFonts w:ascii="Times New Roman" w:hAnsi="Times New Roman" w:cs="Times New Roman"/>
                <w:sz w:val="24"/>
                <w:szCs w:val="24"/>
              </w:rPr>
              <w:t xml:space="preserve"> for this study</w:t>
            </w:r>
            <w:r w:rsidR="00E50296">
              <w:rPr>
                <w:rFonts w:ascii="Times New Roman" w:hAnsi="Times New Roman" w:cs="Times New Roman"/>
                <w:sz w:val="24"/>
                <w:szCs w:val="24"/>
              </w:rPr>
              <w:t xml:space="preserve">. </w:t>
            </w:r>
            <w:r w:rsidR="00416B6B">
              <w:rPr>
                <w:rFonts w:ascii="Times New Roman" w:hAnsi="Times New Roman" w:cs="Times New Roman"/>
                <w:sz w:val="24"/>
                <w:szCs w:val="24"/>
              </w:rPr>
              <w:t xml:space="preserve">We thank the clinical research fellows and the research nursing team, </w:t>
            </w:r>
            <w:r w:rsidR="009636A9">
              <w:rPr>
                <w:rFonts w:ascii="Times New Roman" w:hAnsi="Times New Roman" w:cs="Times New Roman"/>
                <w:sz w:val="24"/>
                <w:szCs w:val="24"/>
              </w:rPr>
              <w:t>Charlotte Thomas, Thomas Roe, James Ward, Elizebeth Webb, Razaz Elsheikh</w:t>
            </w:r>
            <w:r w:rsidR="00416B6B">
              <w:rPr>
                <w:rFonts w:ascii="Times New Roman" w:hAnsi="Times New Roman" w:cs="Times New Roman"/>
                <w:sz w:val="24"/>
                <w:szCs w:val="24"/>
              </w:rPr>
              <w:t xml:space="preserve">, </w:t>
            </w:r>
            <w:r w:rsidR="00416B6B" w:rsidRPr="00416B6B">
              <w:rPr>
                <w:rFonts w:ascii="Times New Roman" w:hAnsi="Times New Roman" w:cs="Times New Roman"/>
                <w:sz w:val="24"/>
                <w:szCs w:val="24"/>
                <w:highlight w:val="yellow"/>
              </w:rPr>
              <w:t>Lauren, Bethan, Kayleigh</w:t>
            </w:r>
            <w:r w:rsidR="00416B6B">
              <w:rPr>
                <w:rFonts w:ascii="Times New Roman" w:hAnsi="Times New Roman" w:cs="Times New Roman"/>
                <w:sz w:val="24"/>
                <w:szCs w:val="24"/>
              </w:rPr>
              <w:t xml:space="preserve"> and the UK-ROX TSC and DSMB.</w:t>
            </w:r>
          </w:p>
          <w:p w14:paraId="00E648EE" w14:textId="77777777" w:rsidR="0057191A" w:rsidRDefault="00DC2D53" w:rsidP="00387E29">
            <w:pPr>
              <w:pStyle w:val="Heading1"/>
            </w:pPr>
            <w:r w:rsidRPr="008C183E">
              <w:t>Funding</w:t>
            </w:r>
            <w:r w:rsidR="003B2FEB" w:rsidRPr="008C183E">
              <w:t xml:space="preserve"> </w:t>
            </w:r>
          </w:p>
          <w:p w14:paraId="3EEF0507" w14:textId="1747DBAD" w:rsidR="00DC2D53" w:rsidRPr="0057191A" w:rsidRDefault="003B2FEB" w:rsidP="0057191A">
            <w:pPr>
              <w:pStyle w:val="Heading2"/>
              <w:spacing w:line="480" w:lineRule="auto"/>
              <w:rPr>
                <w:rFonts w:eastAsia="Times New Roman"/>
                <w:b/>
                <w:bCs/>
                <w:color w:val="auto"/>
              </w:rPr>
            </w:pPr>
            <w:r w:rsidRPr="0057191A">
              <w:rPr>
                <w:rFonts w:ascii="Times New Roman" w:eastAsia="Times New Roman" w:hAnsi="Times New Roman" w:cs="Times New Roman"/>
                <w:bCs/>
                <w:color w:val="auto"/>
                <w:sz w:val="24"/>
                <w:szCs w:val="24"/>
              </w:rPr>
              <w:t xml:space="preserve">The study is funded by the NIHR EME programme </w:t>
            </w:r>
            <w:r w:rsidR="00127C3E" w:rsidRPr="0057191A">
              <w:rPr>
                <w:rFonts w:ascii="Times New Roman" w:eastAsia="Times New Roman" w:hAnsi="Times New Roman" w:cs="Times New Roman"/>
                <w:bCs/>
                <w:color w:val="auto"/>
                <w:sz w:val="24"/>
                <w:szCs w:val="24"/>
              </w:rPr>
              <w:t>(</w:t>
            </w:r>
            <w:r w:rsidR="00F35E72" w:rsidRPr="0057191A">
              <w:rPr>
                <w:rFonts w:ascii="Times New Roman" w:eastAsia="Times New Roman" w:hAnsi="Times New Roman" w:cs="Times New Roman"/>
                <w:bCs/>
                <w:color w:val="auto"/>
                <w:sz w:val="24"/>
                <w:szCs w:val="24"/>
              </w:rPr>
              <w:t>151287</w:t>
            </w:r>
            <w:r w:rsidR="00127C3E" w:rsidRPr="0057191A">
              <w:rPr>
                <w:rFonts w:ascii="Times New Roman" w:eastAsia="Times New Roman" w:hAnsi="Times New Roman" w:cs="Times New Roman"/>
                <w:bCs/>
                <w:color w:val="auto"/>
                <w:sz w:val="24"/>
                <w:szCs w:val="24"/>
              </w:rPr>
              <w:t xml:space="preserve">) </w:t>
            </w:r>
            <w:r w:rsidRPr="0057191A">
              <w:rPr>
                <w:rFonts w:ascii="Times New Roman" w:eastAsia="Times New Roman" w:hAnsi="Times New Roman" w:cs="Times New Roman"/>
                <w:bCs/>
                <w:color w:val="auto"/>
                <w:sz w:val="24"/>
                <w:szCs w:val="24"/>
              </w:rPr>
              <w:t xml:space="preserve">and supported by the </w:t>
            </w:r>
            <w:r w:rsidR="00DF56FA">
              <w:rPr>
                <w:rFonts w:ascii="Times New Roman" w:eastAsia="Times New Roman" w:hAnsi="Times New Roman" w:cs="Times New Roman"/>
                <w:bCs/>
                <w:color w:val="auto"/>
                <w:sz w:val="24"/>
                <w:szCs w:val="24"/>
              </w:rPr>
              <w:t>U</w:t>
            </w:r>
            <w:r w:rsidRPr="0057191A">
              <w:rPr>
                <w:rFonts w:ascii="Times New Roman" w:eastAsia="Times New Roman" w:hAnsi="Times New Roman" w:cs="Times New Roman"/>
                <w:bCs/>
                <w:color w:val="auto"/>
                <w:sz w:val="24"/>
                <w:szCs w:val="24"/>
              </w:rPr>
              <w:t>niversity Hospital Southampton NIHR Biomedical Research Centre</w:t>
            </w:r>
            <w:r w:rsidR="00DF56FA">
              <w:rPr>
                <w:rFonts w:ascii="Times New Roman" w:eastAsia="Times New Roman" w:hAnsi="Times New Roman" w:cs="Times New Roman"/>
                <w:bCs/>
                <w:color w:val="auto"/>
                <w:sz w:val="24"/>
                <w:szCs w:val="24"/>
              </w:rPr>
              <w:t xml:space="preserve"> (BRC)</w:t>
            </w:r>
            <w:r w:rsidRPr="0057191A">
              <w:rPr>
                <w:rFonts w:ascii="Times New Roman" w:eastAsia="Times New Roman" w:hAnsi="Times New Roman" w:cs="Times New Roman"/>
                <w:bCs/>
                <w:color w:val="auto"/>
                <w:sz w:val="24"/>
                <w:szCs w:val="24"/>
              </w:rPr>
              <w:t>.</w:t>
            </w:r>
          </w:p>
          <w:p w14:paraId="10761EA7" w14:textId="77777777" w:rsidR="008C183E" w:rsidRPr="008C183E" w:rsidRDefault="00DC2D53" w:rsidP="008C183E">
            <w:pPr>
              <w:pStyle w:val="Heading2"/>
              <w:rPr>
                <w:rFonts w:eastAsia="Times New Roman"/>
                <w:b/>
                <w:bCs/>
                <w:color w:val="auto"/>
              </w:rPr>
            </w:pPr>
            <w:r w:rsidRPr="008C183E">
              <w:rPr>
                <w:rFonts w:eastAsia="Times New Roman"/>
                <w:b/>
                <w:bCs/>
                <w:color w:val="auto"/>
              </w:rPr>
              <w:t>Competing Interests</w:t>
            </w:r>
          </w:p>
          <w:p w14:paraId="7B702C18" w14:textId="110D3FF5" w:rsidR="00DC2D53" w:rsidRPr="00F318E6" w:rsidRDefault="00E12495" w:rsidP="00F318E6">
            <w:pPr>
              <w:spacing w:after="0" w:line="480" w:lineRule="auto"/>
              <w:jc w:val="both"/>
              <w:rPr>
                <w:rFonts w:ascii="Times New Roman" w:eastAsia="Times New Roman" w:hAnsi="Times New Roman" w:cs="Times New Roman"/>
                <w:b/>
                <w:sz w:val="24"/>
                <w:szCs w:val="24"/>
              </w:rPr>
            </w:pPr>
            <w:r w:rsidRPr="00F318E6">
              <w:rPr>
                <w:rFonts w:ascii="Times New Roman" w:eastAsia="Times New Roman" w:hAnsi="Times New Roman" w:cs="Times New Roman"/>
                <w:bCs/>
                <w:sz w:val="24"/>
                <w:szCs w:val="24"/>
              </w:rPr>
              <w:t>None Declared</w:t>
            </w:r>
            <w:r w:rsidR="00127C3E">
              <w:rPr>
                <w:rFonts w:ascii="Times New Roman" w:eastAsia="Times New Roman" w:hAnsi="Times New Roman" w:cs="Times New Roman"/>
                <w:bCs/>
                <w:sz w:val="24"/>
                <w:szCs w:val="24"/>
              </w:rPr>
              <w:t>.</w:t>
            </w:r>
          </w:p>
          <w:p w14:paraId="6A0DF024" w14:textId="77777777" w:rsidR="0022584A" w:rsidRPr="00C421A5" w:rsidRDefault="0022584A" w:rsidP="0022584A">
            <w:pPr>
              <w:pStyle w:val="Heading2"/>
              <w:rPr>
                <w:rFonts w:eastAsia="Times New Roman"/>
                <w:b/>
                <w:bCs/>
                <w:color w:val="auto"/>
              </w:rPr>
            </w:pPr>
            <w:r w:rsidRPr="00C421A5">
              <w:rPr>
                <w:rFonts w:eastAsia="Times New Roman"/>
                <w:b/>
                <w:bCs/>
                <w:color w:val="auto"/>
              </w:rPr>
              <w:t>Strengths</w:t>
            </w:r>
            <w:r>
              <w:rPr>
                <w:rFonts w:eastAsia="Times New Roman"/>
                <w:b/>
                <w:bCs/>
                <w:color w:val="auto"/>
              </w:rPr>
              <w:t xml:space="preserve"> </w:t>
            </w:r>
            <w:r w:rsidRPr="00C421A5">
              <w:rPr>
                <w:rFonts w:eastAsia="Times New Roman"/>
                <w:b/>
                <w:bCs/>
                <w:color w:val="auto"/>
              </w:rPr>
              <w:t xml:space="preserve">of </w:t>
            </w:r>
            <w:r>
              <w:rPr>
                <w:rFonts w:eastAsia="Times New Roman"/>
                <w:b/>
                <w:bCs/>
                <w:color w:val="auto"/>
              </w:rPr>
              <w:t xml:space="preserve">the </w:t>
            </w:r>
            <w:r w:rsidRPr="00C421A5">
              <w:rPr>
                <w:rFonts w:eastAsia="Times New Roman"/>
                <w:b/>
                <w:bCs/>
                <w:color w:val="auto"/>
              </w:rPr>
              <w:t>study</w:t>
            </w:r>
          </w:p>
          <w:p w14:paraId="50D53D7F" w14:textId="62902462" w:rsidR="00DC2D53" w:rsidRPr="0022584A" w:rsidRDefault="0022584A" w:rsidP="0022584A">
            <w:pPr>
              <w:spacing w:after="0" w:line="48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first study to </w:t>
            </w:r>
            <w:r w:rsidRPr="00F318E6">
              <w:rPr>
                <w:rFonts w:ascii="Times New Roman" w:eastAsia="Times New Roman" w:hAnsi="Times New Roman" w:cs="Times New Roman"/>
                <w:sz w:val="24"/>
                <w:szCs w:val="24"/>
              </w:rPr>
              <w:t xml:space="preserve">investigate the </w:t>
            </w:r>
            <w:r>
              <w:rPr>
                <w:rFonts w:ascii="Times New Roman" w:eastAsia="Times New Roman" w:hAnsi="Times New Roman" w:cs="Times New Roman"/>
                <w:sz w:val="24"/>
                <w:szCs w:val="24"/>
              </w:rPr>
              <w:t>lung surfactant metabolism and systemic redox markers from mechanically ventilated patients with different oxygen targets providing a mechani</w:t>
            </w:r>
            <w:r w:rsidR="0070391A">
              <w:rPr>
                <w:rFonts w:ascii="Times New Roman" w:eastAsia="Times New Roman" w:hAnsi="Times New Roman" w:cs="Times New Roman"/>
                <w:sz w:val="24"/>
                <w:szCs w:val="24"/>
              </w:rPr>
              <w:t>sti</w:t>
            </w:r>
            <w:r>
              <w:rPr>
                <w:rFonts w:ascii="Times New Roman" w:eastAsia="Times New Roman" w:hAnsi="Times New Roman" w:cs="Times New Roman"/>
                <w:sz w:val="24"/>
                <w:szCs w:val="24"/>
              </w:rPr>
              <w:t>c in-vivo evaluation of oxidative stress and redox biology in critical illness.</w:t>
            </w:r>
          </w:p>
          <w:p w14:paraId="35F165CC" w14:textId="77777777" w:rsidR="008C183E" w:rsidRDefault="00DC2D53" w:rsidP="008C183E">
            <w:pPr>
              <w:spacing w:after="0" w:line="480" w:lineRule="auto"/>
              <w:jc w:val="both"/>
              <w:rPr>
                <w:rStyle w:val="Heading1Char"/>
                <w:rFonts w:eastAsiaTheme="minorEastAsia"/>
              </w:rPr>
            </w:pPr>
            <w:r w:rsidRPr="008C183E">
              <w:rPr>
                <w:rStyle w:val="Heading1Char"/>
                <w:rFonts w:eastAsiaTheme="minorEastAsia"/>
              </w:rPr>
              <w:t>Disclaimer</w:t>
            </w:r>
          </w:p>
          <w:p w14:paraId="16D6C1BC" w14:textId="6CA00EAE" w:rsidR="008A10B4" w:rsidRDefault="00DC2D53" w:rsidP="00BC22EB">
            <w:pPr>
              <w:spacing w:after="0" w:line="480" w:lineRule="auto"/>
              <w:jc w:val="both"/>
            </w:pPr>
            <w:r w:rsidRPr="00F318E6">
              <w:rPr>
                <w:rFonts w:ascii="Times New Roman" w:hAnsi="Times New Roman" w:cs="Times New Roman"/>
                <w:color w:val="222222"/>
                <w:sz w:val="24"/>
                <w:szCs w:val="24"/>
                <w:shd w:val="clear" w:color="auto" w:fill="FFFFFF"/>
              </w:rPr>
              <w:lastRenderedPageBreak/>
              <w:t>The views expressed are those of the author(s) and not necessarily those of the NIHR, NHS or the Department of Health and Social Care.</w:t>
            </w:r>
          </w:p>
          <w:p w14:paraId="407F6E9A" w14:textId="4CBD579B" w:rsidR="008C183E" w:rsidRDefault="00344123" w:rsidP="004A7187">
            <w:pPr>
              <w:pStyle w:val="Heading1"/>
            </w:pPr>
            <w:r w:rsidRPr="00F318E6">
              <w:t>References</w:t>
            </w:r>
          </w:p>
          <w:p w14:paraId="3634755C" w14:textId="717E1B7B"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fldChar w:fldCharType="begin"/>
            </w:r>
            <w:r w:rsidRPr="00416B6B">
              <w:rPr>
                <w:rFonts w:ascii="Times New Roman" w:hAnsi="Times New Roman" w:cs="Times New Roman"/>
                <w:sz w:val="24"/>
                <w:szCs w:val="24"/>
              </w:rPr>
              <w:instrText xml:space="preserve"> ADDIN EN.REFLIST </w:instrText>
            </w:r>
            <w:r w:rsidRPr="00416B6B">
              <w:rPr>
                <w:rFonts w:ascii="Times New Roman" w:hAnsi="Times New Roman" w:cs="Times New Roman"/>
                <w:sz w:val="24"/>
                <w:szCs w:val="24"/>
              </w:rPr>
              <w:fldChar w:fldCharType="separate"/>
            </w:r>
            <w:r w:rsidRPr="00416B6B">
              <w:rPr>
                <w:rFonts w:ascii="Times New Roman" w:hAnsi="Times New Roman" w:cs="Times New Roman"/>
                <w:sz w:val="24"/>
                <w:szCs w:val="24"/>
              </w:rPr>
              <w:t>Martin DS, Gould DW, Shahid T, Doidge JC, Cowden A, Sadique Z, et al. Conservative Oxygen Therapy in Mechanically Ventilated Critically Ill Adult Patients: The UK-ROX Randomized Clinical Trial. JAMA. 2025;334(5):398-408.</w:t>
            </w:r>
          </w:p>
          <w:p w14:paraId="15872683" w14:textId="2E4045AB"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Dushianthan A, Martin D, Mouncey P, Shahid T, Lampro L, Johnson AF, et al. Oxidative stress, redox status and surfactant metabolism in mechanically ventilated patients receiving different approaches to oxygen therapy (MecROX): An observational study protocol for mechanistic evaluation. NIHR Open Res. 2024;4:23.</w:t>
            </w:r>
          </w:p>
          <w:p w14:paraId="7CDD2C21" w14:textId="363BFDDE"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Zenri H, Rodriquez-Capote K, McCaig L, Yao LJ, Brackenbury A, Possmayer F, et al. Hyperoxia exposure impairs surfactant function and metabolism. Crit Care Med. 2004;32(5):1155-60.</w:t>
            </w:r>
          </w:p>
          <w:p w14:paraId="4BF2E533" w14:textId="5F8A9B15"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Pace PW, Yao LJ, Wilson JX, Possmayer F, Veldhuizen RA, Lewis JF. The effects of hyperoxia exposure on lung function and pulmonary surfactant in a rat model of acute lung injury. Exp Lung Res. 2009;35(5):380-98.</w:t>
            </w:r>
          </w:p>
          <w:p w14:paraId="404FAF11" w14:textId="727B823F"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Dushianthan A, Goss V, Cusack R, Grocott MP, Postle AD. Phospholipid composition and kinetics in different endobronchial fractions from healthy volunteers. BMC Pulm Med. 2014;14:10.</w:t>
            </w:r>
          </w:p>
          <w:p w14:paraId="4BFBFB56" w14:textId="1A3385AB"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Watson A, Roe T, Terrington I, Postle AD, Martin D, Grocott MPW, et al. Hyperoxia and surfactant dysfunction in critical illness: insights and future therapeutic prospects. Am J Respir Cell Mol Biol. 2026;74(4):427-44.</w:t>
            </w:r>
          </w:p>
          <w:p w14:paraId="1CE5FC1E" w14:textId="2084B4A4"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Stevens JL, Feelisch M, Martin DS. Perioperative Oxidative Stress: The Unseen Enemy. Anesth Analg. 2019;129(6):1749-60.</w:t>
            </w:r>
          </w:p>
          <w:p w14:paraId="3E05D7A0" w14:textId="72B79117"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Cortese-Krott MM, Koning A, Kuhnle GGC, Nagy P, Bianco CL, Pasch A, et al. The Reactive Species Interactome: Evolutionary Emergence, Biological Significance, and Opportunities for Redox Metabolomics and Personalized Medicine. Antioxid Redox Signal. 2017;27(10):684-712.</w:t>
            </w:r>
          </w:p>
          <w:p w14:paraId="012DEEF8" w14:textId="0CC6D9B4"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Dushianthan A, Goss V, Cusack R, Grocott MP, Postle AD. Altered molecular specificity of surfactant phosphatidycholine synthesis in patients with acute respiratory distress syndrome. Respir Res. 2014;15(1):128.</w:t>
            </w:r>
          </w:p>
          <w:p w14:paraId="5A354B67" w14:textId="2D3A6A6E"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Postle AD, Clark HW, Fink J, Madsen J, Koster G, Panchal M, et al. Surfactant nebulization in severe COVID-19: Tracheal aspirate phospholipid turnover and metabolism. Biochim Biophys Acta Mol Cell Biol Lipids. 2026;1871(3):159731.</w:t>
            </w:r>
          </w:p>
          <w:p w14:paraId="499A87CF" w14:textId="252DF078"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Bligh EG, Dyer WJ. A rapid method of total lipid extraction and purification. Can J Biochem Physiol. 1959;37(8):911-7.</w:t>
            </w:r>
          </w:p>
          <w:p w14:paraId="4858E9E3" w14:textId="486F5E11"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Mencke R, Al Ali L, de Koning MLY, Pasch A, Minnion M, Feelisch M, et al. Serum Calcification Propensity Is Increased in Myocardial Infarction and Hints at a Pathophysiological Role Independent of Classical Cardiovascular Risk Factors. Arterioscler Thromb Vasc Biol. 2024;44(8):1884-94.</w:t>
            </w:r>
          </w:p>
          <w:p w14:paraId="16119391" w14:textId="77DA0930"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Feelisch M, Rassaf T, Mnaimneh S, Singh N, Bryan NS, Jourd'Heuil D, et al. Concomitant S-, N-, and heme-nitros(yl)ation in biological tissues and fluids: implications for the fate of NO in vivo. FASEB J. 2002;16(13):1775-85.</w:t>
            </w:r>
          </w:p>
          <w:p w14:paraId="3B56DCF2" w14:textId="69EDEB7E"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Sutton TR, Minnion M, Barbarino F, Koster G, Fernandez BO, Cumpstey AF, et al. A robust and versatile mass spectrometry platform for comprehensive assessment of the thiol redox metabolome. Redox Biol. 2018;16:359-80.</w:t>
            </w:r>
          </w:p>
          <w:p w14:paraId="0E66FD65" w14:textId="4A01194B"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lastRenderedPageBreak/>
              <w:t>Koning AM, Meijers WC, Pasch A, Leuvenink HGD, Frenay AS, Dekker MM, et al. Serum free thiols in chronic heart failure. Pharmacol Res. 2016;111:452-8.</w:t>
            </w:r>
          </w:p>
          <w:p w14:paraId="2013B820" w14:textId="6CDE32FA"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Lefevre G, Beljean-Leymarie M, Beyerle F, Bonnefont-Rousselot D, Cristol JP, Therond P, et al. [Evaluation of lipid peroxidation by measuring thiobarbituric acid reactive substances]. Ann Biol Clin (Paris). 1998;56(3):305-19.</w:t>
            </w:r>
          </w:p>
          <w:p w14:paraId="2F8B7273" w14:textId="7F6778F2"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Benzie IF, Strain JJ. The ferric reducing ability of plasma (FRAP) as a measure of "antioxidant power": the FRAP assay. Anal Biochem. 1996;239(1):70-6.</w:t>
            </w:r>
          </w:p>
          <w:p w14:paraId="13B282EB" w14:textId="43A6DBD1"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Davis WB, Rennard SI, Bitterman PB, Crystal RG. Pulmonary oxygen toxicity. Early reversible changes in human alveolar structures induced by hyperoxia. N Engl J Med. 1983;309(15):878-83.</w:t>
            </w:r>
          </w:p>
          <w:p w14:paraId="42551C61" w14:textId="6BE299C2"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Oldman AH, Martin DS, Feelisch M, Grocott MPW, Cumpstey AF. Effects of perioperative oxygen concentration on oxidative stress in adult surgical patients: a systematic review. Br J Anaesth. 2021;126(3):622-32.</w:t>
            </w:r>
          </w:p>
          <w:p w14:paraId="562E991E" w14:textId="116B5405"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Phillips M, Cataneo RN, Greenberg J, Grodman R, Gunawardena R, Naidu A. Effect of oxygen on breath markers of oxidative stress. Eur Respir J. 2003;21(1):48-51.</w:t>
            </w:r>
          </w:p>
          <w:p w14:paraId="54B4F29B" w14:textId="4C3C3ED0"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Kaltsogianni O, Dassios T, Greenough A. Oxidant Stress, Hyperoxia/Hypoxia and Neonatal Respiratory Disorders. Antioxidants (Basel). 2025;14(12).</w:t>
            </w:r>
          </w:p>
          <w:p w14:paraId="3CCC14ED" w14:textId="4306FCCC"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Agassandian M, Mallampalli RK. Surfactant phospholipid metabolism. Biochim Biophys Acta. 2013;1831(3):612-25.</w:t>
            </w:r>
          </w:p>
          <w:p w14:paraId="7C4BA228" w14:textId="5223B5DA"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Schmidt R, Markart P, Ruppert C, Wygrecka M, Kuchenbuch T, Walmrath D, et al. Time-dependent changes in pulmonary surfactant function and composition in acute respiratory distress syndrome due to pneumonia or aspiration. Respir Res. 2007;8(1):55.</w:t>
            </w:r>
          </w:p>
          <w:p w14:paraId="7C98E578" w14:textId="72D6E77D"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Schmidt R, Meier U, Yabut-Perez M, Walmrath D, Grimminger F, Seeger W, et al. Alteration of fatty acid profiles in different pulmonary surfactant phospholipids in acute respiratory distress syndrome and severe pneumonia. Am J Respir Crit Care Med. 2001;163(1):95-100.</w:t>
            </w:r>
          </w:p>
          <w:p w14:paraId="10A82010" w14:textId="4410C0BB" w:rsidR="00416B6B" w:rsidRPr="00416B6B" w:rsidRDefault="00416B6B" w:rsidP="00416B6B">
            <w:pPr>
              <w:pStyle w:val="EndNoteBibliography"/>
              <w:framePr w:hSpace="0" w:wrap="auto" w:vAnchor="margin" w:hAnchor="text" w:xAlign="left" w:yAlign="inline"/>
              <w:numPr>
                <w:ilvl w:val="0"/>
                <w:numId w:val="41"/>
              </w:numPr>
              <w:spacing w:after="0"/>
              <w:rPr>
                <w:rFonts w:ascii="Times New Roman" w:hAnsi="Times New Roman" w:cs="Times New Roman"/>
                <w:sz w:val="24"/>
                <w:szCs w:val="24"/>
              </w:rPr>
            </w:pPr>
            <w:r w:rsidRPr="00416B6B">
              <w:rPr>
                <w:rFonts w:ascii="Times New Roman" w:hAnsi="Times New Roman" w:cs="Times New Roman"/>
                <w:sz w:val="24"/>
                <w:szCs w:val="24"/>
              </w:rPr>
              <w:t>Postle AD, Clark HW, Fink J, Madsen J, Koster G, Panchal M, et al. Rapid Phospholipid Turnover after Surfactant Nebulization in Severe COVID-19 Infection: A Randomized Clinical Trial. Am J Respir Crit Care Med. 2022;205(4):471-3.</w:t>
            </w:r>
          </w:p>
          <w:p w14:paraId="1CE2B5D8" w14:textId="643D62D1" w:rsidR="00416B6B" w:rsidRPr="00416B6B" w:rsidRDefault="00416B6B" w:rsidP="00416B6B">
            <w:pPr>
              <w:pStyle w:val="EndNoteBibliography"/>
              <w:framePr w:hSpace="0" w:wrap="auto" w:vAnchor="margin" w:hAnchor="text" w:xAlign="left" w:yAlign="inline"/>
              <w:numPr>
                <w:ilvl w:val="0"/>
                <w:numId w:val="41"/>
              </w:numPr>
              <w:rPr>
                <w:rFonts w:ascii="Times New Roman" w:hAnsi="Times New Roman" w:cs="Times New Roman"/>
                <w:sz w:val="24"/>
                <w:szCs w:val="24"/>
              </w:rPr>
            </w:pPr>
            <w:r w:rsidRPr="00416B6B">
              <w:rPr>
                <w:rFonts w:ascii="Times New Roman" w:hAnsi="Times New Roman" w:cs="Times New Roman"/>
                <w:sz w:val="24"/>
                <w:szCs w:val="24"/>
              </w:rPr>
              <w:t>Chu DK, Kim LH, Young PJ, Zamiri N, Almenawer SA, Jaeschke R, et al. Mortality and morbidity in acutely ill adults treated with liberal versus conservative oxygen therapy (IOTA): a systematic review and meta-analysis. Lancet. 2018;391(10131):1693-705.</w:t>
            </w:r>
          </w:p>
          <w:p w14:paraId="4DB79C82" w14:textId="1C908B2A" w:rsidR="004B7181" w:rsidRPr="00997B70" w:rsidRDefault="00416B6B" w:rsidP="00416B6B">
            <w:r w:rsidRPr="00416B6B">
              <w:rPr>
                <w:rFonts w:ascii="Times New Roman" w:hAnsi="Times New Roman" w:cs="Times New Roman"/>
                <w:sz w:val="24"/>
                <w:szCs w:val="24"/>
              </w:rPr>
              <w:fldChar w:fldCharType="end"/>
            </w:r>
          </w:p>
        </w:tc>
      </w:tr>
    </w:tbl>
    <w:p w14:paraId="77FF2B46" w14:textId="697E752B" w:rsidR="00A75B8F" w:rsidRDefault="00DF56FA" w:rsidP="00C86440">
      <w:pPr>
        <w:pStyle w:val="Heading1"/>
      </w:pPr>
      <w:r w:rsidRPr="0001676C">
        <w:rPr>
          <w:color w:val="000000" w:themeColor="text1"/>
        </w:rPr>
        <w:lastRenderedPageBreak/>
        <w:t>Figure Legends</w:t>
      </w:r>
    </w:p>
    <w:p w14:paraId="50C9B99F" w14:textId="77777777" w:rsidR="00794F85" w:rsidRPr="00794F85" w:rsidRDefault="00794F85" w:rsidP="00794F85">
      <w:pPr>
        <w:pStyle w:val="NoSpacing"/>
        <w:spacing w:line="480" w:lineRule="auto"/>
        <w:rPr>
          <w:rFonts w:ascii="Times New Roman" w:hAnsi="Times New Roman" w:cs="Times New Roman"/>
          <w:sz w:val="24"/>
          <w:szCs w:val="24"/>
        </w:rPr>
      </w:pPr>
      <w:r w:rsidRPr="00794F85">
        <w:rPr>
          <w:rFonts w:ascii="Times New Roman" w:eastAsia="Arial" w:hAnsi="Times New Roman" w:cs="Times New Roman"/>
          <w:b/>
          <w:bCs/>
          <w:sz w:val="24"/>
          <w:szCs w:val="24"/>
        </w:rPr>
        <w:t>Figure 1:</w:t>
      </w:r>
      <w:r w:rsidRPr="00794F85">
        <w:rPr>
          <w:rFonts w:ascii="Times New Roman" w:eastAsia="Arial" w:hAnsi="Times New Roman" w:cs="Times New Roman"/>
          <w:sz w:val="24"/>
          <w:szCs w:val="24"/>
        </w:rPr>
        <w:t xml:space="preserve"> Surfactant PC synthesis via CDP-choline pathway</w:t>
      </w:r>
    </w:p>
    <w:p w14:paraId="1076E68A" w14:textId="3AF12949" w:rsidR="00DF56FA" w:rsidRPr="00794F85" w:rsidRDefault="00DF56FA" w:rsidP="00794F85">
      <w:pPr>
        <w:pStyle w:val="NoSpacing"/>
        <w:spacing w:line="480" w:lineRule="auto"/>
        <w:rPr>
          <w:rFonts w:ascii="Times New Roman" w:eastAsia="Times New Roman" w:hAnsi="Times New Roman" w:cs="Times New Roman"/>
          <w:sz w:val="24"/>
          <w:szCs w:val="24"/>
        </w:rPr>
      </w:pPr>
      <w:r w:rsidRPr="00794F85">
        <w:rPr>
          <w:rFonts w:ascii="Times New Roman" w:eastAsia="Times New Roman" w:hAnsi="Times New Roman" w:cs="Times New Roman"/>
          <w:b/>
          <w:bCs/>
          <w:sz w:val="24"/>
          <w:szCs w:val="24"/>
        </w:rPr>
        <w:t>Figure 2:</w:t>
      </w:r>
      <w:r w:rsidRPr="00794F85">
        <w:rPr>
          <w:rFonts w:ascii="Times New Roman" w:eastAsia="Times New Roman" w:hAnsi="Times New Roman" w:cs="Times New Roman"/>
          <w:sz w:val="24"/>
          <w:szCs w:val="24"/>
        </w:rPr>
        <w:t xml:space="preserve"> Study flowchart and sampling schedule. </w:t>
      </w:r>
    </w:p>
    <w:p w14:paraId="47439D7D" w14:textId="07FD902B" w:rsidR="00794F85" w:rsidRPr="00794F85" w:rsidRDefault="00794F85" w:rsidP="00794F85">
      <w:pPr>
        <w:pStyle w:val="NoSpacing"/>
        <w:spacing w:line="480" w:lineRule="auto"/>
        <w:rPr>
          <w:rFonts w:ascii="Times New Roman" w:hAnsi="Times New Roman" w:cs="Times New Roman"/>
          <w:color w:val="242424"/>
          <w:sz w:val="24"/>
          <w:szCs w:val="24"/>
        </w:rPr>
      </w:pPr>
      <w:r w:rsidRPr="00794F85">
        <w:rPr>
          <w:rFonts w:ascii="Times New Roman" w:hAnsi="Times New Roman" w:cs="Times New Roman"/>
          <w:b/>
          <w:bCs/>
          <w:sz w:val="24"/>
          <w:szCs w:val="24"/>
        </w:rPr>
        <w:t>Figure 3:</w:t>
      </w:r>
      <w:r w:rsidRPr="00794F85">
        <w:rPr>
          <w:rFonts w:ascii="Times New Roman" w:hAnsi="Times New Roman" w:cs="Times New Roman"/>
          <w:sz w:val="24"/>
          <w:szCs w:val="24"/>
        </w:rPr>
        <w:t xml:space="preserve"> </w:t>
      </w:r>
      <w:r w:rsidRPr="00794F85">
        <w:rPr>
          <w:rFonts w:ascii="Times New Roman" w:hAnsi="Times New Roman" w:cs="Times New Roman"/>
          <w:color w:val="242424"/>
          <w:sz w:val="24"/>
          <w:szCs w:val="24"/>
        </w:rPr>
        <w:t>Peripheral oxygen saturation (SpO</w:t>
      </w:r>
      <w:r w:rsidRPr="00794F85">
        <w:rPr>
          <w:rFonts w:ascii="Times New Roman" w:hAnsi="Times New Roman" w:cs="Times New Roman"/>
          <w:color w:val="242424"/>
          <w:sz w:val="24"/>
          <w:szCs w:val="24"/>
          <w:vertAlign w:val="subscript"/>
        </w:rPr>
        <w:t>2</w:t>
      </w:r>
      <w:r w:rsidRPr="00794F85">
        <w:rPr>
          <w:rFonts w:ascii="Times New Roman" w:hAnsi="Times New Roman" w:cs="Times New Roman"/>
          <w:color w:val="242424"/>
          <w:sz w:val="24"/>
          <w:szCs w:val="24"/>
        </w:rPr>
        <w:t>) from time since randomisation between treatment groups.</w:t>
      </w:r>
    </w:p>
    <w:p w14:paraId="1DF3D683" w14:textId="2E792E0B" w:rsidR="00794F85" w:rsidRPr="00794F85" w:rsidRDefault="00794F85" w:rsidP="00794F85">
      <w:pPr>
        <w:pStyle w:val="NoSpacing"/>
        <w:spacing w:line="480" w:lineRule="auto"/>
        <w:rPr>
          <w:rFonts w:ascii="Times New Roman" w:hAnsi="Times New Roman" w:cs="Times New Roman"/>
          <w:sz w:val="24"/>
          <w:szCs w:val="24"/>
        </w:rPr>
      </w:pPr>
      <w:r w:rsidRPr="00794F85">
        <w:rPr>
          <w:rFonts w:ascii="Times New Roman" w:hAnsi="Times New Roman" w:cs="Times New Roman"/>
          <w:b/>
          <w:bCs/>
          <w:sz w:val="24"/>
          <w:szCs w:val="24"/>
        </w:rPr>
        <w:t>Figure 4:</w:t>
      </w:r>
      <w:r w:rsidRPr="00794F85">
        <w:rPr>
          <w:rFonts w:ascii="Times New Roman" w:hAnsi="Times New Roman" w:cs="Times New Roman"/>
          <w:sz w:val="24"/>
          <w:szCs w:val="24"/>
        </w:rPr>
        <w:t xml:space="preserve"> Pictorial view of the fractional phospholipid composition within the ETA lipidomic analysis.</w:t>
      </w:r>
    </w:p>
    <w:p w14:paraId="4B0A5369" w14:textId="1CF5FFBE" w:rsidR="00DF56FA" w:rsidRPr="00794F85" w:rsidRDefault="00794F85" w:rsidP="00794F85">
      <w:pPr>
        <w:pStyle w:val="NoSpacing"/>
        <w:spacing w:line="480" w:lineRule="auto"/>
        <w:rPr>
          <w:rFonts w:ascii="Times New Roman" w:hAnsi="Times New Roman" w:cs="Times New Roman"/>
          <w:sz w:val="24"/>
          <w:szCs w:val="24"/>
        </w:rPr>
      </w:pPr>
      <w:r w:rsidRPr="00794F85">
        <w:rPr>
          <w:rFonts w:ascii="Times New Roman" w:hAnsi="Times New Roman" w:cs="Times New Roman"/>
          <w:b/>
          <w:bCs/>
          <w:sz w:val="24"/>
          <w:szCs w:val="24"/>
        </w:rPr>
        <w:lastRenderedPageBreak/>
        <w:t>Figure 5:</w:t>
      </w:r>
      <w:r w:rsidRPr="00794F85">
        <w:rPr>
          <w:rFonts w:ascii="Times New Roman" w:hAnsi="Times New Roman" w:cs="Times New Roman"/>
          <w:sz w:val="24"/>
          <w:szCs w:val="24"/>
        </w:rPr>
        <w:t xml:space="preserve"> Endotracheal aspirate phosphatidylcholine composition (A), PC32:0 composition (B), total </w:t>
      </w:r>
      <w:r w:rsidRPr="00794F85">
        <w:rPr>
          <w:rFonts w:ascii="Times New Roman" w:hAnsi="Times New Roman" w:cs="Times New Roman"/>
          <w:i/>
          <w:iCs/>
          <w:sz w:val="24"/>
          <w:szCs w:val="24"/>
        </w:rPr>
        <w:t>methyl</w:t>
      </w:r>
      <w:r w:rsidRPr="00794F85">
        <w:rPr>
          <w:rFonts w:ascii="Times New Roman" w:hAnsi="Times New Roman" w:cs="Times New Roman"/>
          <w:sz w:val="24"/>
          <w:szCs w:val="24"/>
        </w:rPr>
        <w:t>-D</w:t>
      </w:r>
      <w:r w:rsidRPr="00794F85">
        <w:rPr>
          <w:rFonts w:ascii="Times New Roman" w:hAnsi="Times New Roman" w:cs="Times New Roman"/>
          <w:sz w:val="24"/>
          <w:szCs w:val="24"/>
          <w:vertAlign w:val="subscript"/>
        </w:rPr>
        <w:t>9</w:t>
      </w:r>
      <w:r w:rsidRPr="00794F85">
        <w:rPr>
          <w:rFonts w:ascii="Times New Roman" w:hAnsi="Times New Roman" w:cs="Times New Roman"/>
          <w:sz w:val="24"/>
          <w:szCs w:val="24"/>
        </w:rPr>
        <w:t xml:space="preserve"> incorporation and selective PC32:0 </w:t>
      </w:r>
      <w:r w:rsidRPr="00794F85">
        <w:rPr>
          <w:rFonts w:ascii="Times New Roman" w:hAnsi="Times New Roman" w:cs="Times New Roman"/>
          <w:i/>
          <w:iCs/>
          <w:sz w:val="24"/>
          <w:szCs w:val="24"/>
        </w:rPr>
        <w:t>methyl</w:t>
      </w:r>
      <w:r w:rsidRPr="00794F85">
        <w:rPr>
          <w:rFonts w:ascii="Times New Roman" w:hAnsi="Times New Roman" w:cs="Times New Roman"/>
          <w:sz w:val="24"/>
          <w:szCs w:val="24"/>
        </w:rPr>
        <w:t>-D</w:t>
      </w:r>
      <w:r w:rsidRPr="00794F85">
        <w:rPr>
          <w:rFonts w:ascii="Times New Roman" w:hAnsi="Times New Roman" w:cs="Times New Roman"/>
          <w:sz w:val="24"/>
          <w:szCs w:val="24"/>
          <w:vertAlign w:val="subscript"/>
        </w:rPr>
        <w:t xml:space="preserve">9 </w:t>
      </w:r>
      <w:r w:rsidRPr="00794F85">
        <w:rPr>
          <w:rFonts w:ascii="Times New Roman" w:hAnsi="Times New Roman" w:cs="Times New Roman"/>
          <w:sz w:val="24"/>
          <w:szCs w:val="24"/>
        </w:rPr>
        <w:t>incorporation (D), comparison between conservative and usual groups</w:t>
      </w:r>
      <w:r>
        <w:rPr>
          <w:rFonts w:ascii="Times New Roman" w:hAnsi="Times New Roman" w:cs="Times New Roman"/>
          <w:sz w:val="24"/>
          <w:szCs w:val="24"/>
        </w:rPr>
        <w:t xml:space="preserve">. </w:t>
      </w:r>
    </w:p>
    <w:sectPr w:rsidR="00DF56FA" w:rsidRPr="00794F85" w:rsidSect="00A72F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13B6E1" w14:textId="77777777" w:rsidR="008E245D" w:rsidRDefault="008E245D" w:rsidP="00201A24">
      <w:pPr>
        <w:spacing w:after="0" w:line="240" w:lineRule="auto"/>
      </w:pPr>
      <w:r>
        <w:separator/>
      </w:r>
    </w:p>
  </w:endnote>
  <w:endnote w:type="continuationSeparator" w:id="0">
    <w:p w14:paraId="0DB3F1BD" w14:textId="77777777" w:rsidR="008E245D" w:rsidRDefault="008E245D" w:rsidP="00201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Times New Roma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17FDB9" w14:textId="77777777" w:rsidR="008E245D" w:rsidRDefault="008E245D" w:rsidP="00201A24">
      <w:pPr>
        <w:spacing w:after="0" w:line="240" w:lineRule="auto"/>
      </w:pPr>
      <w:r>
        <w:separator/>
      </w:r>
    </w:p>
  </w:footnote>
  <w:footnote w:type="continuationSeparator" w:id="0">
    <w:p w14:paraId="6D4B34E4" w14:textId="77777777" w:rsidR="008E245D" w:rsidRDefault="008E245D" w:rsidP="00201A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B0F39"/>
    <w:multiLevelType w:val="hybridMultilevel"/>
    <w:tmpl w:val="7B167E14"/>
    <w:lvl w:ilvl="0" w:tplc="9938913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624351"/>
    <w:multiLevelType w:val="hybridMultilevel"/>
    <w:tmpl w:val="9128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6285E"/>
    <w:multiLevelType w:val="multilevel"/>
    <w:tmpl w:val="C29431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8B4F68"/>
    <w:multiLevelType w:val="hybridMultilevel"/>
    <w:tmpl w:val="FCF25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0F4C39"/>
    <w:multiLevelType w:val="hybridMultilevel"/>
    <w:tmpl w:val="77709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AC48A0"/>
    <w:multiLevelType w:val="hybridMultilevel"/>
    <w:tmpl w:val="20DAB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D044C7"/>
    <w:multiLevelType w:val="multilevel"/>
    <w:tmpl w:val="38E88782"/>
    <w:lvl w:ilvl="0">
      <w:start w:val="1"/>
      <w:numFmt w:val="decimal"/>
      <w:lvlText w:val="%1."/>
      <w:lvlJc w:val="left"/>
      <w:pPr>
        <w:ind w:left="360" w:hanging="360"/>
      </w:pPr>
      <w:rPr>
        <w:rFonts w:ascii="Times New Roman" w:hAnsi="Times New Roman" w:cs="Times New Roman" w:hint="default"/>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DE8772F"/>
    <w:multiLevelType w:val="multilevel"/>
    <w:tmpl w:val="36F0DEB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F81534E"/>
    <w:multiLevelType w:val="multilevel"/>
    <w:tmpl w:val="68A02B4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24617A9"/>
    <w:multiLevelType w:val="hybridMultilevel"/>
    <w:tmpl w:val="3BBAB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392269"/>
    <w:multiLevelType w:val="hybridMultilevel"/>
    <w:tmpl w:val="3A72A724"/>
    <w:lvl w:ilvl="0" w:tplc="8EE8FF60">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D0D791D"/>
    <w:multiLevelType w:val="hybridMultilevel"/>
    <w:tmpl w:val="33640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233F2B"/>
    <w:multiLevelType w:val="hybridMultilevel"/>
    <w:tmpl w:val="5A6435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EE0265"/>
    <w:multiLevelType w:val="hybridMultilevel"/>
    <w:tmpl w:val="1E9C9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2D5730"/>
    <w:multiLevelType w:val="hybridMultilevel"/>
    <w:tmpl w:val="3F6436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A2E3633"/>
    <w:multiLevelType w:val="hybridMultilevel"/>
    <w:tmpl w:val="03A8ABC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3C7C2FFC"/>
    <w:multiLevelType w:val="hybridMultilevel"/>
    <w:tmpl w:val="0D98F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2271D6"/>
    <w:multiLevelType w:val="hybridMultilevel"/>
    <w:tmpl w:val="E3108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18460E"/>
    <w:multiLevelType w:val="multilevel"/>
    <w:tmpl w:val="D21ADD7E"/>
    <w:lvl w:ilvl="0">
      <w:start w:val="1"/>
      <w:numFmt w:val="decimal"/>
      <w:lvlText w:val="%1."/>
      <w:lvlJc w:val="left"/>
      <w:pPr>
        <w:ind w:left="720" w:hanging="360"/>
      </w:pPr>
      <w:rPr>
        <w:b/>
        <w:bCs/>
        <w:color w:val="000000" w:themeColor="text1"/>
      </w:rPr>
    </w:lvl>
    <w:lvl w:ilvl="1">
      <w:start w:val="1"/>
      <w:numFmt w:val="decimal"/>
      <w:lvlText w:val="%1.%2"/>
      <w:lvlJc w:val="left"/>
      <w:pPr>
        <w:ind w:left="740" w:hanging="380"/>
      </w:pPr>
      <w:rPr>
        <w:b/>
        <w:bCs/>
        <w:color w:val="000000" w:themeColor="text1"/>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9" w15:restartNumberingAfterBreak="0">
    <w:nsid w:val="3FD62D1B"/>
    <w:multiLevelType w:val="hybridMultilevel"/>
    <w:tmpl w:val="3E222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065A50"/>
    <w:multiLevelType w:val="hybridMultilevel"/>
    <w:tmpl w:val="CA8E67D6"/>
    <w:lvl w:ilvl="0" w:tplc="0809000F">
      <w:start w:val="1"/>
      <w:numFmt w:val="decimal"/>
      <w:lvlText w:val="%1."/>
      <w:lvlJc w:val="left"/>
      <w:pPr>
        <w:ind w:left="783" w:hanging="360"/>
      </w:pPr>
    </w:lvl>
    <w:lvl w:ilvl="1" w:tplc="08090019" w:tentative="1">
      <w:start w:val="1"/>
      <w:numFmt w:val="lowerLetter"/>
      <w:lvlText w:val="%2."/>
      <w:lvlJc w:val="left"/>
      <w:pPr>
        <w:ind w:left="1503" w:hanging="360"/>
      </w:pPr>
    </w:lvl>
    <w:lvl w:ilvl="2" w:tplc="0809001B" w:tentative="1">
      <w:start w:val="1"/>
      <w:numFmt w:val="lowerRoman"/>
      <w:lvlText w:val="%3."/>
      <w:lvlJc w:val="right"/>
      <w:pPr>
        <w:ind w:left="2223" w:hanging="180"/>
      </w:pPr>
    </w:lvl>
    <w:lvl w:ilvl="3" w:tplc="0809000F" w:tentative="1">
      <w:start w:val="1"/>
      <w:numFmt w:val="decimal"/>
      <w:lvlText w:val="%4."/>
      <w:lvlJc w:val="left"/>
      <w:pPr>
        <w:ind w:left="2943" w:hanging="360"/>
      </w:pPr>
    </w:lvl>
    <w:lvl w:ilvl="4" w:tplc="08090019" w:tentative="1">
      <w:start w:val="1"/>
      <w:numFmt w:val="lowerLetter"/>
      <w:lvlText w:val="%5."/>
      <w:lvlJc w:val="left"/>
      <w:pPr>
        <w:ind w:left="3663" w:hanging="360"/>
      </w:pPr>
    </w:lvl>
    <w:lvl w:ilvl="5" w:tplc="0809001B" w:tentative="1">
      <w:start w:val="1"/>
      <w:numFmt w:val="lowerRoman"/>
      <w:lvlText w:val="%6."/>
      <w:lvlJc w:val="right"/>
      <w:pPr>
        <w:ind w:left="4383" w:hanging="180"/>
      </w:pPr>
    </w:lvl>
    <w:lvl w:ilvl="6" w:tplc="0809000F" w:tentative="1">
      <w:start w:val="1"/>
      <w:numFmt w:val="decimal"/>
      <w:lvlText w:val="%7."/>
      <w:lvlJc w:val="left"/>
      <w:pPr>
        <w:ind w:left="5103" w:hanging="360"/>
      </w:pPr>
    </w:lvl>
    <w:lvl w:ilvl="7" w:tplc="08090019" w:tentative="1">
      <w:start w:val="1"/>
      <w:numFmt w:val="lowerLetter"/>
      <w:lvlText w:val="%8."/>
      <w:lvlJc w:val="left"/>
      <w:pPr>
        <w:ind w:left="5823" w:hanging="360"/>
      </w:pPr>
    </w:lvl>
    <w:lvl w:ilvl="8" w:tplc="0809001B" w:tentative="1">
      <w:start w:val="1"/>
      <w:numFmt w:val="lowerRoman"/>
      <w:lvlText w:val="%9."/>
      <w:lvlJc w:val="right"/>
      <w:pPr>
        <w:ind w:left="6543" w:hanging="180"/>
      </w:pPr>
    </w:lvl>
  </w:abstractNum>
  <w:abstractNum w:abstractNumId="21" w15:restartNumberingAfterBreak="0">
    <w:nsid w:val="40AA03BB"/>
    <w:multiLevelType w:val="hybridMultilevel"/>
    <w:tmpl w:val="A49C5C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55F1AF9"/>
    <w:multiLevelType w:val="multilevel"/>
    <w:tmpl w:val="00E219B2"/>
    <w:lvl w:ilvl="0">
      <w:start w:val="1"/>
      <w:numFmt w:val="decimal"/>
      <w:lvlText w:val="%1."/>
      <w:lvlJc w:val="left"/>
      <w:pPr>
        <w:ind w:left="720" w:hanging="360"/>
      </w:pPr>
      <w:rPr>
        <w:b w:val="0"/>
        <w:color w:val="000000"/>
      </w:rPr>
    </w:lvl>
    <w:lvl w:ilvl="1">
      <w:start w:val="3"/>
      <w:numFmt w:val="decimal"/>
      <w:lvlText w:val="%1.%2"/>
      <w:lvlJc w:val="left"/>
      <w:pPr>
        <w:ind w:left="740" w:hanging="380"/>
      </w:pPr>
    </w:lvl>
    <w:lvl w:ilvl="2">
      <w:start w:val="1"/>
      <w:numFmt w:val="decimal"/>
      <w:lvlText w:val="%1.%2.%3"/>
      <w:lvlJc w:val="left"/>
      <w:pPr>
        <w:ind w:left="1080" w:hanging="720"/>
      </w:pPr>
      <w:rPr>
        <w:i w:val="0"/>
      </w:rPr>
    </w:lvl>
    <w:lvl w:ilvl="3">
      <w:start w:val="1"/>
      <w:numFmt w:val="decimal"/>
      <w:lvlText w:val="%1.%2.%3.%4"/>
      <w:lvlJc w:val="left"/>
      <w:pPr>
        <w:ind w:left="1080" w:hanging="720"/>
      </w:pPr>
      <w:rPr>
        <w:rFonts w:ascii="Calibri" w:eastAsia="Calibri" w:hAnsi="Calibri" w:cs="Calibri"/>
        <w:sz w:val="24"/>
        <w:szCs w:val="24"/>
      </w:r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3" w15:restartNumberingAfterBreak="0">
    <w:nsid w:val="45692285"/>
    <w:multiLevelType w:val="hybridMultilevel"/>
    <w:tmpl w:val="1C600F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F5A7452"/>
    <w:multiLevelType w:val="multilevel"/>
    <w:tmpl w:val="68A02B4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0BC056E"/>
    <w:multiLevelType w:val="multilevel"/>
    <w:tmpl w:val="567413F2"/>
    <w:lvl w:ilvl="0">
      <w:start w:val="1"/>
      <w:numFmt w:val="bullet"/>
      <w:lvlText w:val=""/>
      <w:lvlJc w:val="left"/>
      <w:pPr>
        <w:ind w:left="360" w:hanging="360"/>
      </w:pPr>
      <w:rPr>
        <w:rFonts w:ascii="Symbol" w:hAnsi="Symbol" w:hint="default"/>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55573D84"/>
    <w:multiLevelType w:val="hybridMultilevel"/>
    <w:tmpl w:val="0E6218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6F83F24"/>
    <w:multiLevelType w:val="multilevel"/>
    <w:tmpl w:val="36F0DEB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58A9136F"/>
    <w:multiLevelType w:val="hybridMultilevel"/>
    <w:tmpl w:val="87D0B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3010B8"/>
    <w:multiLevelType w:val="multilevel"/>
    <w:tmpl w:val="19E24E6A"/>
    <w:lvl w:ilvl="0">
      <w:start w:val="1"/>
      <w:numFmt w:val="decimal"/>
      <w:lvlText w:val="%1."/>
      <w:lvlJc w:val="left"/>
      <w:pPr>
        <w:ind w:left="720" w:hanging="360"/>
      </w:pPr>
    </w:lvl>
    <w:lvl w:ilvl="1">
      <w:start w:val="1"/>
      <w:numFmt w:val="decimal"/>
      <w:lvlText w:val="6.1"/>
      <w:lvlJc w:val="left"/>
      <w:pPr>
        <w:ind w:left="740" w:hanging="380"/>
      </w:pPr>
    </w:lvl>
    <w:lvl w:ilvl="2">
      <w:start w:val="1"/>
      <w:numFmt w:val="decimal"/>
      <w:lvlText w:val="%1.%2.%3"/>
      <w:lvlJc w:val="left"/>
      <w:pPr>
        <w:ind w:left="1080" w:hanging="720"/>
      </w:pPr>
      <w:rPr>
        <w:b/>
        <w:color w:val="000000"/>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0" w15:restartNumberingAfterBreak="0">
    <w:nsid w:val="5EED69B7"/>
    <w:multiLevelType w:val="hybridMultilevel"/>
    <w:tmpl w:val="9DB47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7063B2"/>
    <w:multiLevelType w:val="hybridMultilevel"/>
    <w:tmpl w:val="2ED4DCD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16530C1"/>
    <w:multiLevelType w:val="hybridMultilevel"/>
    <w:tmpl w:val="191E0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753B58"/>
    <w:multiLevelType w:val="hybridMultilevel"/>
    <w:tmpl w:val="C7ACB3B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55F3C44"/>
    <w:multiLevelType w:val="hybridMultilevel"/>
    <w:tmpl w:val="7166E1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59003F2"/>
    <w:multiLevelType w:val="multilevel"/>
    <w:tmpl w:val="38E88782"/>
    <w:lvl w:ilvl="0">
      <w:start w:val="1"/>
      <w:numFmt w:val="decimal"/>
      <w:lvlText w:val="%1."/>
      <w:lvlJc w:val="left"/>
      <w:pPr>
        <w:ind w:left="360" w:hanging="360"/>
      </w:pPr>
      <w:rPr>
        <w:rFonts w:ascii="Times New Roman" w:hAnsi="Times New Roman" w:cs="Times New Roman" w:hint="default"/>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B1A0553"/>
    <w:multiLevelType w:val="multilevel"/>
    <w:tmpl w:val="E49841AE"/>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rFonts w:asciiTheme="majorHAnsi" w:hAnsiTheme="majorHAnsi" w:cstheme="majorHAnsi"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D4C3D81"/>
    <w:multiLevelType w:val="hybridMultilevel"/>
    <w:tmpl w:val="35DED4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DC459D"/>
    <w:multiLevelType w:val="hybridMultilevel"/>
    <w:tmpl w:val="3A72A724"/>
    <w:lvl w:ilvl="0" w:tplc="8EE8FF60">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0473302"/>
    <w:multiLevelType w:val="multilevel"/>
    <w:tmpl w:val="567413F2"/>
    <w:lvl w:ilvl="0">
      <w:start w:val="1"/>
      <w:numFmt w:val="bullet"/>
      <w:lvlText w:val=""/>
      <w:lvlJc w:val="left"/>
      <w:pPr>
        <w:ind w:left="360" w:hanging="360"/>
      </w:pPr>
      <w:rPr>
        <w:rFonts w:ascii="Symbol" w:hAnsi="Symbol" w:hint="default"/>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ECA6BCF"/>
    <w:multiLevelType w:val="multilevel"/>
    <w:tmpl w:val="68A02B4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54284726">
    <w:abstractNumId w:val="3"/>
  </w:num>
  <w:num w:numId="2" w16cid:durableId="1540245649">
    <w:abstractNumId w:val="30"/>
  </w:num>
  <w:num w:numId="3" w16cid:durableId="1628856077">
    <w:abstractNumId w:val="11"/>
  </w:num>
  <w:num w:numId="4" w16cid:durableId="1545681647">
    <w:abstractNumId w:val="9"/>
  </w:num>
  <w:num w:numId="5" w16cid:durableId="916984393">
    <w:abstractNumId w:val="15"/>
  </w:num>
  <w:num w:numId="6" w16cid:durableId="307824569">
    <w:abstractNumId w:val="26"/>
  </w:num>
  <w:num w:numId="7" w16cid:durableId="357513399">
    <w:abstractNumId w:val="34"/>
  </w:num>
  <w:num w:numId="8" w16cid:durableId="1300963147">
    <w:abstractNumId w:val="14"/>
  </w:num>
  <w:num w:numId="9" w16cid:durableId="1303849729">
    <w:abstractNumId w:val="16"/>
  </w:num>
  <w:num w:numId="10" w16cid:durableId="206723075">
    <w:abstractNumId w:val="4"/>
  </w:num>
  <w:num w:numId="11" w16cid:durableId="9139253">
    <w:abstractNumId w:val="19"/>
  </w:num>
  <w:num w:numId="12" w16cid:durableId="1189413629">
    <w:abstractNumId w:val="28"/>
  </w:num>
  <w:num w:numId="13" w16cid:durableId="1785927232">
    <w:abstractNumId w:val="13"/>
  </w:num>
  <w:num w:numId="14" w16cid:durableId="1089502066">
    <w:abstractNumId w:val="1"/>
  </w:num>
  <w:num w:numId="15" w16cid:durableId="769856081">
    <w:abstractNumId w:val="32"/>
  </w:num>
  <w:num w:numId="16" w16cid:durableId="231624171">
    <w:abstractNumId w:val="5"/>
  </w:num>
  <w:num w:numId="17" w16cid:durableId="1713191497">
    <w:abstractNumId w:val="21"/>
  </w:num>
  <w:num w:numId="18" w16cid:durableId="331563752">
    <w:abstractNumId w:val="20"/>
  </w:num>
  <w:num w:numId="19" w16cid:durableId="1581914660">
    <w:abstractNumId w:val="38"/>
  </w:num>
  <w:num w:numId="20" w16cid:durableId="668171845">
    <w:abstractNumId w:val="10"/>
  </w:num>
  <w:num w:numId="21" w16cid:durableId="500511282">
    <w:abstractNumId w:val="17"/>
  </w:num>
  <w:num w:numId="22" w16cid:durableId="2005206682">
    <w:abstractNumId w:val="23"/>
  </w:num>
  <w:num w:numId="23" w16cid:durableId="2018381725">
    <w:abstractNumId w:val="12"/>
  </w:num>
  <w:num w:numId="24" w16cid:durableId="1613004366">
    <w:abstractNumId w:val="7"/>
  </w:num>
  <w:num w:numId="25" w16cid:durableId="1237865137">
    <w:abstractNumId w:val="40"/>
  </w:num>
  <w:num w:numId="26" w16cid:durableId="415976935">
    <w:abstractNumId w:val="27"/>
  </w:num>
  <w:num w:numId="27" w16cid:durableId="615866058">
    <w:abstractNumId w:val="29"/>
  </w:num>
  <w:num w:numId="28" w16cid:durableId="1028943247">
    <w:abstractNumId w:val="22"/>
  </w:num>
  <w:num w:numId="29" w16cid:durableId="762608245">
    <w:abstractNumId w:val="18"/>
  </w:num>
  <w:num w:numId="30" w16cid:durableId="567375755">
    <w:abstractNumId w:val="2"/>
  </w:num>
  <w:num w:numId="31" w16cid:durableId="867790825">
    <w:abstractNumId w:val="36"/>
  </w:num>
  <w:num w:numId="32" w16cid:durableId="847019863">
    <w:abstractNumId w:val="24"/>
  </w:num>
  <w:num w:numId="33" w16cid:durableId="1827625674">
    <w:abstractNumId w:val="31"/>
  </w:num>
  <w:num w:numId="34" w16cid:durableId="932786618">
    <w:abstractNumId w:val="6"/>
  </w:num>
  <w:num w:numId="35" w16cid:durableId="1964847424">
    <w:abstractNumId w:val="25"/>
  </w:num>
  <w:num w:numId="36" w16cid:durableId="1072310937">
    <w:abstractNumId w:val="39"/>
  </w:num>
  <w:num w:numId="37" w16cid:durableId="247928181">
    <w:abstractNumId w:val="8"/>
  </w:num>
  <w:num w:numId="38" w16cid:durableId="1248003459">
    <w:abstractNumId w:val="37"/>
  </w:num>
  <w:num w:numId="39" w16cid:durableId="1464928087">
    <w:abstractNumId w:val="0"/>
  </w:num>
  <w:num w:numId="40" w16cid:durableId="432629188">
    <w:abstractNumId w:val="33"/>
  </w:num>
  <w:num w:numId="41" w16cid:durableId="941954922">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k Brown">
    <w15:presenceInfo w15:providerId="None" w15:userId="Mark Brow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vv5w9zer9evpre25t9p9xestdwv9x500s0x&quot;&gt;My EndNote Library-Converted&lt;record-ids&gt;&lt;item&gt;59&lt;/item&gt;&lt;item&gt;60&lt;/item&gt;&lt;item&gt;67&lt;/item&gt;&lt;item&gt;68&lt;/item&gt;&lt;item&gt;70&lt;/item&gt;&lt;item&gt;71&lt;/item&gt;&lt;item&gt;72&lt;/item&gt;&lt;item&gt;92&lt;/item&gt;&lt;item&gt;215&lt;/item&gt;&lt;item&gt;434&lt;/item&gt;&lt;item&gt;462&lt;/item&gt;&lt;item&gt;471&lt;/item&gt;&lt;item&gt;479&lt;/item&gt;&lt;item&gt;481&lt;/item&gt;&lt;item&gt;510&lt;/item&gt;&lt;item&gt;512&lt;/item&gt;&lt;item&gt;524&lt;/item&gt;&lt;item&gt;529&lt;/item&gt;&lt;item&gt;531&lt;/item&gt;&lt;item&gt;532&lt;/item&gt;&lt;item&gt;533&lt;/item&gt;&lt;item&gt;536&lt;/item&gt;&lt;item&gt;537&lt;/item&gt;&lt;item&gt;539&lt;/item&gt;&lt;item&gt;540&lt;/item&gt;&lt;item&gt;541&lt;/item&gt;&lt;item&gt;544&lt;/item&gt;&lt;item&gt;547&lt;/item&gt;&lt;item&gt;548&lt;/item&gt;&lt;item&gt;549&lt;/item&gt;&lt;item&gt;552&lt;/item&gt;&lt;item&gt;553&lt;/item&gt;&lt;item&gt;555&lt;/item&gt;&lt;item&gt;559&lt;/item&gt;&lt;item&gt;625&lt;/item&gt;&lt;item&gt;640&lt;/item&gt;&lt;item&gt;641&lt;/item&gt;&lt;item&gt;645&lt;/item&gt;&lt;item&gt;648&lt;/item&gt;&lt;item&gt;649&lt;/item&gt;&lt;item&gt;650&lt;/item&gt;&lt;item&gt;651&lt;/item&gt;&lt;item&gt;652&lt;/item&gt;&lt;item&gt;653&lt;/item&gt;&lt;item&gt;654&lt;/item&gt;&lt;item&gt;655&lt;/item&gt;&lt;item&gt;656&lt;/item&gt;&lt;item&gt;657&lt;/item&gt;&lt;item&gt;658&lt;/item&gt;&lt;item&gt;659&lt;/item&gt;&lt;item&gt;660&lt;/item&gt;&lt;item&gt;661&lt;/item&gt;&lt;item&gt;662&lt;/item&gt;&lt;item&gt;663&lt;/item&gt;&lt;item&gt;664&lt;/item&gt;&lt;item&gt;665&lt;/item&gt;&lt;item&gt;666&lt;/item&gt;&lt;item&gt;667&lt;/item&gt;&lt;item&gt;668&lt;/item&gt;&lt;item&gt;669&lt;/item&gt;&lt;item&gt;670&lt;/item&gt;&lt;item&gt;700&lt;/item&gt;&lt;item&gt;717&lt;/item&gt;&lt;item&gt;735&lt;/item&gt;&lt;item&gt;754&lt;/item&gt;&lt;item&gt;755&lt;/item&gt;&lt;item&gt;763&lt;/item&gt;&lt;item&gt;766&lt;/item&gt;&lt;item&gt;768&lt;/item&gt;&lt;item&gt;769&lt;/item&gt;&lt;item&gt;770&lt;/item&gt;&lt;item&gt;773&lt;/item&gt;&lt;item&gt;774&lt;/item&gt;&lt;item&gt;780&lt;/item&gt;&lt;item&gt;781&lt;/item&gt;&lt;item&gt;785&lt;/item&gt;&lt;item&gt;788&lt;/item&gt;&lt;item&gt;789&lt;/item&gt;&lt;item&gt;790&lt;/item&gt;&lt;item&gt;809&lt;/item&gt;&lt;/record-ids&gt;&lt;/item&gt;&lt;/Libraries&gt;"/>
  </w:docVars>
  <w:rsids>
    <w:rsidRoot w:val="00931AA6"/>
    <w:rsid w:val="00004F37"/>
    <w:rsid w:val="0000530B"/>
    <w:rsid w:val="0000772E"/>
    <w:rsid w:val="000130A4"/>
    <w:rsid w:val="00014691"/>
    <w:rsid w:val="0001530C"/>
    <w:rsid w:val="0001671C"/>
    <w:rsid w:val="0001676C"/>
    <w:rsid w:val="00016DAC"/>
    <w:rsid w:val="00017479"/>
    <w:rsid w:val="000178F6"/>
    <w:rsid w:val="00020003"/>
    <w:rsid w:val="000203FE"/>
    <w:rsid w:val="00024145"/>
    <w:rsid w:val="00025452"/>
    <w:rsid w:val="000261DF"/>
    <w:rsid w:val="00027C8C"/>
    <w:rsid w:val="0003468F"/>
    <w:rsid w:val="00035433"/>
    <w:rsid w:val="00041B60"/>
    <w:rsid w:val="00041F37"/>
    <w:rsid w:val="00044F38"/>
    <w:rsid w:val="00044FDC"/>
    <w:rsid w:val="0004760F"/>
    <w:rsid w:val="00047C62"/>
    <w:rsid w:val="00052AB1"/>
    <w:rsid w:val="00056305"/>
    <w:rsid w:val="00060D28"/>
    <w:rsid w:val="00061AAD"/>
    <w:rsid w:val="00062741"/>
    <w:rsid w:val="00075A82"/>
    <w:rsid w:val="0008377E"/>
    <w:rsid w:val="00083B09"/>
    <w:rsid w:val="000933F4"/>
    <w:rsid w:val="000964EB"/>
    <w:rsid w:val="000969E6"/>
    <w:rsid w:val="00096FB9"/>
    <w:rsid w:val="000A1E87"/>
    <w:rsid w:val="000A4789"/>
    <w:rsid w:val="000A644F"/>
    <w:rsid w:val="000B3838"/>
    <w:rsid w:val="000B602A"/>
    <w:rsid w:val="000B7013"/>
    <w:rsid w:val="000B7249"/>
    <w:rsid w:val="000C1468"/>
    <w:rsid w:val="000C14C8"/>
    <w:rsid w:val="000C2F00"/>
    <w:rsid w:val="000C3675"/>
    <w:rsid w:val="000C7838"/>
    <w:rsid w:val="000D2F04"/>
    <w:rsid w:val="000D7CD4"/>
    <w:rsid w:val="000E15AF"/>
    <w:rsid w:val="000E2363"/>
    <w:rsid w:val="000E4634"/>
    <w:rsid w:val="000E770B"/>
    <w:rsid w:val="000F09B5"/>
    <w:rsid w:val="000F1250"/>
    <w:rsid w:val="000F6F36"/>
    <w:rsid w:val="000F7586"/>
    <w:rsid w:val="000F79DC"/>
    <w:rsid w:val="001027D3"/>
    <w:rsid w:val="00104932"/>
    <w:rsid w:val="0011608F"/>
    <w:rsid w:val="001215C3"/>
    <w:rsid w:val="001218ED"/>
    <w:rsid w:val="00127512"/>
    <w:rsid w:val="00127C3E"/>
    <w:rsid w:val="001302DF"/>
    <w:rsid w:val="00130598"/>
    <w:rsid w:val="00131526"/>
    <w:rsid w:val="00134013"/>
    <w:rsid w:val="001340F0"/>
    <w:rsid w:val="00135BC3"/>
    <w:rsid w:val="001368A2"/>
    <w:rsid w:val="00143636"/>
    <w:rsid w:val="0014387A"/>
    <w:rsid w:val="00150584"/>
    <w:rsid w:val="00153222"/>
    <w:rsid w:val="00153C8C"/>
    <w:rsid w:val="00154B83"/>
    <w:rsid w:val="001628B2"/>
    <w:rsid w:val="001657E0"/>
    <w:rsid w:val="00165B53"/>
    <w:rsid w:val="001711EF"/>
    <w:rsid w:val="00173266"/>
    <w:rsid w:val="001736FE"/>
    <w:rsid w:val="00182AB0"/>
    <w:rsid w:val="001830D1"/>
    <w:rsid w:val="00197085"/>
    <w:rsid w:val="001A7BFA"/>
    <w:rsid w:val="001B3A96"/>
    <w:rsid w:val="001B73BB"/>
    <w:rsid w:val="001B7ABD"/>
    <w:rsid w:val="001C115B"/>
    <w:rsid w:val="001C209F"/>
    <w:rsid w:val="001C273B"/>
    <w:rsid w:val="001D4323"/>
    <w:rsid w:val="001D692B"/>
    <w:rsid w:val="001E2629"/>
    <w:rsid w:val="001E6071"/>
    <w:rsid w:val="001E6D4F"/>
    <w:rsid w:val="001E6F56"/>
    <w:rsid w:val="001F16AB"/>
    <w:rsid w:val="001F347D"/>
    <w:rsid w:val="001F6251"/>
    <w:rsid w:val="00201A24"/>
    <w:rsid w:val="00204624"/>
    <w:rsid w:val="00211D1C"/>
    <w:rsid w:val="002124FE"/>
    <w:rsid w:val="002134D0"/>
    <w:rsid w:val="00214119"/>
    <w:rsid w:val="00220104"/>
    <w:rsid w:val="00220C4C"/>
    <w:rsid w:val="00220CF5"/>
    <w:rsid w:val="0022316F"/>
    <w:rsid w:val="00225295"/>
    <w:rsid w:val="0022551E"/>
    <w:rsid w:val="0022584A"/>
    <w:rsid w:val="00227108"/>
    <w:rsid w:val="00230094"/>
    <w:rsid w:val="00233F2F"/>
    <w:rsid w:val="00236D13"/>
    <w:rsid w:val="00241EA1"/>
    <w:rsid w:val="002436D0"/>
    <w:rsid w:val="0024663B"/>
    <w:rsid w:val="00251547"/>
    <w:rsid w:val="00257AC4"/>
    <w:rsid w:val="00260A5E"/>
    <w:rsid w:val="0026212F"/>
    <w:rsid w:val="00262EBB"/>
    <w:rsid w:val="002635E2"/>
    <w:rsid w:val="002653AA"/>
    <w:rsid w:val="00266AEF"/>
    <w:rsid w:val="002676D7"/>
    <w:rsid w:val="00271B73"/>
    <w:rsid w:val="002726A9"/>
    <w:rsid w:val="002733CC"/>
    <w:rsid w:val="00276188"/>
    <w:rsid w:val="0027649F"/>
    <w:rsid w:val="00282B98"/>
    <w:rsid w:val="00284441"/>
    <w:rsid w:val="0028617F"/>
    <w:rsid w:val="002913C9"/>
    <w:rsid w:val="0029184F"/>
    <w:rsid w:val="00292CCF"/>
    <w:rsid w:val="002939F1"/>
    <w:rsid w:val="00295B55"/>
    <w:rsid w:val="002968D4"/>
    <w:rsid w:val="002A098B"/>
    <w:rsid w:val="002A45CC"/>
    <w:rsid w:val="002A5BD7"/>
    <w:rsid w:val="002B1903"/>
    <w:rsid w:val="002B1978"/>
    <w:rsid w:val="002B1B3C"/>
    <w:rsid w:val="002B5BCD"/>
    <w:rsid w:val="002B7BB9"/>
    <w:rsid w:val="002C0C1E"/>
    <w:rsid w:val="002C15C6"/>
    <w:rsid w:val="002C45F7"/>
    <w:rsid w:val="002D05AB"/>
    <w:rsid w:val="002D267B"/>
    <w:rsid w:val="002D2ACE"/>
    <w:rsid w:val="002D39B3"/>
    <w:rsid w:val="002D652B"/>
    <w:rsid w:val="002E6C92"/>
    <w:rsid w:val="002F09BD"/>
    <w:rsid w:val="002F0F14"/>
    <w:rsid w:val="002F4A6C"/>
    <w:rsid w:val="00301DF2"/>
    <w:rsid w:val="00302655"/>
    <w:rsid w:val="00307C95"/>
    <w:rsid w:val="00311AE0"/>
    <w:rsid w:val="00321192"/>
    <w:rsid w:val="00322895"/>
    <w:rsid w:val="0033331A"/>
    <w:rsid w:val="00344123"/>
    <w:rsid w:val="003446AE"/>
    <w:rsid w:val="003454BA"/>
    <w:rsid w:val="00355DEC"/>
    <w:rsid w:val="0036038F"/>
    <w:rsid w:val="00360A25"/>
    <w:rsid w:val="00360E2F"/>
    <w:rsid w:val="00362A65"/>
    <w:rsid w:val="00365CCF"/>
    <w:rsid w:val="00376681"/>
    <w:rsid w:val="00376B0F"/>
    <w:rsid w:val="00383279"/>
    <w:rsid w:val="00383E49"/>
    <w:rsid w:val="00383E8F"/>
    <w:rsid w:val="00385FB0"/>
    <w:rsid w:val="0038750E"/>
    <w:rsid w:val="003879E5"/>
    <w:rsid w:val="00387E29"/>
    <w:rsid w:val="00387F65"/>
    <w:rsid w:val="00397F53"/>
    <w:rsid w:val="003A07A8"/>
    <w:rsid w:val="003A20EF"/>
    <w:rsid w:val="003A4207"/>
    <w:rsid w:val="003A4582"/>
    <w:rsid w:val="003A487B"/>
    <w:rsid w:val="003A7006"/>
    <w:rsid w:val="003A7B6A"/>
    <w:rsid w:val="003A7C0E"/>
    <w:rsid w:val="003B2B06"/>
    <w:rsid w:val="003B2FEB"/>
    <w:rsid w:val="003B5A92"/>
    <w:rsid w:val="003C0D25"/>
    <w:rsid w:val="003C4231"/>
    <w:rsid w:val="003C5B05"/>
    <w:rsid w:val="003C74BB"/>
    <w:rsid w:val="003C7A4B"/>
    <w:rsid w:val="003D12DF"/>
    <w:rsid w:val="003D2345"/>
    <w:rsid w:val="003E28F4"/>
    <w:rsid w:val="003F142A"/>
    <w:rsid w:val="003F36BC"/>
    <w:rsid w:val="003F445A"/>
    <w:rsid w:val="003F6E25"/>
    <w:rsid w:val="003F7FAF"/>
    <w:rsid w:val="00405645"/>
    <w:rsid w:val="0041397F"/>
    <w:rsid w:val="00413DC2"/>
    <w:rsid w:val="00416B6B"/>
    <w:rsid w:val="00417587"/>
    <w:rsid w:val="00417D56"/>
    <w:rsid w:val="00420B65"/>
    <w:rsid w:val="00426CB5"/>
    <w:rsid w:val="00427699"/>
    <w:rsid w:val="0043443A"/>
    <w:rsid w:val="004361C7"/>
    <w:rsid w:val="00444338"/>
    <w:rsid w:val="004445FC"/>
    <w:rsid w:val="00450E9B"/>
    <w:rsid w:val="00455859"/>
    <w:rsid w:val="004566C0"/>
    <w:rsid w:val="00462524"/>
    <w:rsid w:val="004714EF"/>
    <w:rsid w:val="00471BC6"/>
    <w:rsid w:val="00476145"/>
    <w:rsid w:val="00477349"/>
    <w:rsid w:val="004841DD"/>
    <w:rsid w:val="0048616B"/>
    <w:rsid w:val="00487637"/>
    <w:rsid w:val="00487D70"/>
    <w:rsid w:val="00492FB2"/>
    <w:rsid w:val="004A1A84"/>
    <w:rsid w:val="004A2B0D"/>
    <w:rsid w:val="004A2CF2"/>
    <w:rsid w:val="004A2E35"/>
    <w:rsid w:val="004A33AE"/>
    <w:rsid w:val="004A5BE7"/>
    <w:rsid w:val="004A7187"/>
    <w:rsid w:val="004B0E6E"/>
    <w:rsid w:val="004B4DE2"/>
    <w:rsid w:val="004B5EED"/>
    <w:rsid w:val="004B7014"/>
    <w:rsid w:val="004B7181"/>
    <w:rsid w:val="004C014A"/>
    <w:rsid w:val="004C0557"/>
    <w:rsid w:val="004C1774"/>
    <w:rsid w:val="004C5670"/>
    <w:rsid w:val="004C6186"/>
    <w:rsid w:val="004C7BF1"/>
    <w:rsid w:val="004D16A7"/>
    <w:rsid w:val="004D665A"/>
    <w:rsid w:val="004D768B"/>
    <w:rsid w:val="004D78BD"/>
    <w:rsid w:val="004E1D76"/>
    <w:rsid w:val="004E697B"/>
    <w:rsid w:val="004E7E5D"/>
    <w:rsid w:val="004F0032"/>
    <w:rsid w:val="004F3498"/>
    <w:rsid w:val="004F3DA3"/>
    <w:rsid w:val="004F4302"/>
    <w:rsid w:val="004F55B1"/>
    <w:rsid w:val="004F58BB"/>
    <w:rsid w:val="005007C7"/>
    <w:rsid w:val="00501027"/>
    <w:rsid w:val="00501E21"/>
    <w:rsid w:val="005071AB"/>
    <w:rsid w:val="00507EAE"/>
    <w:rsid w:val="00511E2A"/>
    <w:rsid w:val="00516C45"/>
    <w:rsid w:val="00524DE2"/>
    <w:rsid w:val="005273BB"/>
    <w:rsid w:val="00531A36"/>
    <w:rsid w:val="005329B9"/>
    <w:rsid w:val="005355F0"/>
    <w:rsid w:val="00536105"/>
    <w:rsid w:val="00545CFA"/>
    <w:rsid w:val="00551566"/>
    <w:rsid w:val="00551BEE"/>
    <w:rsid w:val="005570E8"/>
    <w:rsid w:val="00567364"/>
    <w:rsid w:val="0057191A"/>
    <w:rsid w:val="00572B53"/>
    <w:rsid w:val="00575997"/>
    <w:rsid w:val="00576719"/>
    <w:rsid w:val="00576FAA"/>
    <w:rsid w:val="00580520"/>
    <w:rsid w:val="0059153B"/>
    <w:rsid w:val="00595307"/>
    <w:rsid w:val="005A02B0"/>
    <w:rsid w:val="005A45B3"/>
    <w:rsid w:val="005A59BB"/>
    <w:rsid w:val="005A7152"/>
    <w:rsid w:val="005B21EF"/>
    <w:rsid w:val="005B32B2"/>
    <w:rsid w:val="005B4C83"/>
    <w:rsid w:val="005C623E"/>
    <w:rsid w:val="005D0977"/>
    <w:rsid w:val="005D0EB1"/>
    <w:rsid w:val="005D1AA9"/>
    <w:rsid w:val="005D542D"/>
    <w:rsid w:val="005E0FAC"/>
    <w:rsid w:val="005E2F19"/>
    <w:rsid w:val="005E308F"/>
    <w:rsid w:val="005E7CFD"/>
    <w:rsid w:val="005F06E9"/>
    <w:rsid w:val="006001CA"/>
    <w:rsid w:val="00602A60"/>
    <w:rsid w:val="00602E0B"/>
    <w:rsid w:val="0060370F"/>
    <w:rsid w:val="006072B2"/>
    <w:rsid w:val="00610F77"/>
    <w:rsid w:val="00611235"/>
    <w:rsid w:val="00611606"/>
    <w:rsid w:val="00616C0B"/>
    <w:rsid w:val="00622682"/>
    <w:rsid w:val="00622F74"/>
    <w:rsid w:val="00625F67"/>
    <w:rsid w:val="0062737F"/>
    <w:rsid w:val="006309DB"/>
    <w:rsid w:val="00631D86"/>
    <w:rsid w:val="006325FB"/>
    <w:rsid w:val="0063596A"/>
    <w:rsid w:val="00637989"/>
    <w:rsid w:val="00645C67"/>
    <w:rsid w:val="00651238"/>
    <w:rsid w:val="00656566"/>
    <w:rsid w:val="00656970"/>
    <w:rsid w:val="006575E3"/>
    <w:rsid w:val="0065790B"/>
    <w:rsid w:val="00661112"/>
    <w:rsid w:val="006643EB"/>
    <w:rsid w:val="00664F2C"/>
    <w:rsid w:val="006662AF"/>
    <w:rsid w:val="006718F2"/>
    <w:rsid w:val="00672573"/>
    <w:rsid w:val="00674DCA"/>
    <w:rsid w:val="00674EE1"/>
    <w:rsid w:val="0067663A"/>
    <w:rsid w:val="0068176C"/>
    <w:rsid w:val="00683562"/>
    <w:rsid w:val="00683A12"/>
    <w:rsid w:val="00683F01"/>
    <w:rsid w:val="006845D3"/>
    <w:rsid w:val="006849BB"/>
    <w:rsid w:val="00695991"/>
    <w:rsid w:val="006B16EA"/>
    <w:rsid w:val="006B492F"/>
    <w:rsid w:val="006B5224"/>
    <w:rsid w:val="006C01A4"/>
    <w:rsid w:val="006C2EF1"/>
    <w:rsid w:val="006C6655"/>
    <w:rsid w:val="006C7ADE"/>
    <w:rsid w:val="006D13CC"/>
    <w:rsid w:val="006D198C"/>
    <w:rsid w:val="006D3768"/>
    <w:rsid w:val="006D3D83"/>
    <w:rsid w:val="006D7C60"/>
    <w:rsid w:val="006E2B22"/>
    <w:rsid w:val="006E2F5B"/>
    <w:rsid w:val="006F34B5"/>
    <w:rsid w:val="006F704E"/>
    <w:rsid w:val="00702D6E"/>
    <w:rsid w:val="0070391A"/>
    <w:rsid w:val="0070405A"/>
    <w:rsid w:val="00706A96"/>
    <w:rsid w:val="00710C68"/>
    <w:rsid w:val="0071351A"/>
    <w:rsid w:val="00713956"/>
    <w:rsid w:val="0071537B"/>
    <w:rsid w:val="00716573"/>
    <w:rsid w:val="00717C6C"/>
    <w:rsid w:val="007210E1"/>
    <w:rsid w:val="00723345"/>
    <w:rsid w:val="00723E48"/>
    <w:rsid w:val="00723FFB"/>
    <w:rsid w:val="007263FE"/>
    <w:rsid w:val="00730E44"/>
    <w:rsid w:val="0073487D"/>
    <w:rsid w:val="007367B4"/>
    <w:rsid w:val="00743D0A"/>
    <w:rsid w:val="007455FE"/>
    <w:rsid w:val="007504C7"/>
    <w:rsid w:val="0075420E"/>
    <w:rsid w:val="00756F22"/>
    <w:rsid w:val="00757897"/>
    <w:rsid w:val="00757F8B"/>
    <w:rsid w:val="007601EA"/>
    <w:rsid w:val="00760EA5"/>
    <w:rsid w:val="00761DFD"/>
    <w:rsid w:val="007633CE"/>
    <w:rsid w:val="0077512F"/>
    <w:rsid w:val="00775D39"/>
    <w:rsid w:val="00776ECD"/>
    <w:rsid w:val="00781ABD"/>
    <w:rsid w:val="00781D45"/>
    <w:rsid w:val="00787EA5"/>
    <w:rsid w:val="00790F14"/>
    <w:rsid w:val="007935B9"/>
    <w:rsid w:val="00794F85"/>
    <w:rsid w:val="00795685"/>
    <w:rsid w:val="007977A4"/>
    <w:rsid w:val="00797F33"/>
    <w:rsid w:val="007A2741"/>
    <w:rsid w:val="007A77E1"/>
    <w:rsid w:val="007B1188"/>
    <w:rsid w:val="007B24D4"/>
    <w:rsid w:val="007B5D84"/>
    <w:rsid w:val="007B6AE8"/>
    <w:rsid w:val="007C24D6"/>
    <w:rsid w:val="007C323F"/>
    <w:rsid w:val="007C37BA"/>
    <w:rsid w:val="007C42C0"/>
    <w:rsid w:val="007C49D7"/>
    <w:rsid w:val="007E148F"/>
    <w:rsid w:val="007E1972"/>
    <w:rsid w:val="007E53E0"/>
    <w:rsid w:val="007E56FC"/>
    <w:rsid w:val="007F11EF"/>
    <w:rsid w:val="007F6EAA"/>
    <w:rsid w:val="007F7752"/>
    <w:rsid w:val="007F79BA"/>
    <w:rsid w:val="00803948"/>
    <w:rsid w:val="00803A8D"/>
    <w:rsid w:val="008119AA"/>
    <w:rsid w:val="00811E2F"/>
    <w:rsid w:val="008201A1"/>
    <w:rsid w:val="00824DD3"/>
    <w:rsid w:val="0082510F"/>
    <w:rsid w:val="00825588"/>
    <w:rsid w:val="0083143F"/>
    <w:rsid w:val="00832900"/>
    <w:rsid w:val="0083314C"/>
    <w:rsid w:val="00833BBA"/>
    <w:rsid w:val="00833DA4"/>
    <w:rsid w:val="00843A14"/>
    <w:rsid w:val="00844960"/>
    <w:rsid w:val="00847705"/>
    <w:rsid w:val="00857F4E"/>
    <w:rsid w:val="00867901"/>
    <w:rsid w:val="008734CD"/>
    <w:rsid w:val="00873948"/>
    <w:rsid w:val="00874737"/>
    <w:rsid w:val="008757E3"/>
    <w:rsid w:val="00876166"/>
    <w:rsid w:val="0088350A"/>
    <w:rsid w:val="0089263E"/>
    <w:rsid w:val="00893512"/>
    <w:rsid w:val="008A10B4"/>
    <w:rsid w:val="008A14E1"/>
    <w:rsid w:val="008A3850"/>
    <w:rsid w:val="008A3895"/>
    <w:rsid w:val="008A703F"/>
    <w:rsid w:val="008B1B9E"/>
    <w:rsid w:val="008B6BE0"/>
    <w:rsid w:val="008B7078"/>
    <w:rsid w:val="008C02B7"/>
    <w:rsid w:val="008C0C92"/>
    <w:rsid w:val="008C183E"/>
    <w:rsid w:val="008C1C9E"/>
    <w:rsid w:val="008C3F26"/>
    <w:rsid w:val="008D2A6F"/>
    <w:rsid w:val="008D3ACD"/>
    <w:rsid w:val="008D7566"/>
    <w:rsid w:val="008E2188"/>
    <w:rsid w:val="008E245D"/>
    <w:rsid w:val="008E2BBA"/>
    <w:rsid w:val="008E3114"/>
    <w:rsid w:val="008E4089"/>
    <w:rsid w:val="008E58B3"/>
    <w:rsid w:val="008F34F0"/>
    <w:rsid w:val="008F5BB3"/>
    <w:rsid w:val="00900376"/>
    <w:rsid w:val="00900B24"/>
    <w:rsid w:val="00906549"/>
    <w:rsid w:val="009069FC"/>
    <w:rsid w:val="00911564"/>
    <w:rsid w:val="00911C6D"/>
    <w:rsid w:val="009200E4"/>
    <w:rsid w:val="00921C75"/>
    <w:rsid w:val="00921D2F"/>
    <w:rsid w:val="00924EB3"/>
    <w:rsid w:val="00927BC3"/>
    <w:rsid w:val="00931AA6"/>
    <w:rsid w:val="009470B2"/>
    <w:rsid w:val="00950328"/>
    <w:rsid w:val="0095180D"/>
    <w:rsid w:val="009552E9"/>
    <w:rsid w:val="009630FF"/>
    <w:rsid w:val="009636A9"/>
    <w:rsid w:val="0096589E"/>
    <w:rsid w:val="009727D7"/>
    <w:rsid w:val="00974511"/>
    <w:rsid w:val="009838DB"/>
    <w:rsid w:val="0098559D"/>
    <w:rsid w:val="009867D5"/>
    <w:rsid w:val="00990F10"/>
    <w:rsid w:val="009951F9"/>
    <w:rsid w:val="00997B70"/>
    <w:rsid w:val="00997DA8"/>
    <w:rsid w:val="009A57E3"/>
    <w:rsid w:val="009A68D0"/>
    <w:rsid w:val="009B004D"/>
    <w:rsid w:val="009B332F"/>
    <w:rsid w:val="009B3B95"/>
    <w:rsid w:val="009B4B4F"/>
    <w:rsid w:val="009B7CE6"/>
    <w:rsid w:val="009B7DB2"/>
    <w:rsid w:val="009C5FEB"/>
    <w:rsid w:val="009C7062"/>
    <w:rsid w:val="009D0B0B"/>
    <w:rsid w:val="009D1EC1"/>
    <w:rsid w:val="009D32DC"/>
    <w:rsid w:val="009D50C0"/>
    <w:rsid w:val="009D5E91"/>
    <w:rsid w:val="009E1024"/>
    <w:rsid w:val="009E21AE"/>
    <w:rsid w:val="009E4016"/>
    <w:rsid w:val="009E4776"/>
    <w:rsid w:val="009E5EEB"/>
    <w:rsid w:val="009E6382"/>
    <w:rsid w:val="009F3625"/>
    <w:rsid w:val="009F40BA"/>
    <w:rsid w:val="009F52A8"/>
    <w:rsid w:val="009F66D9"/>
    <w:rsid w:val="00A03581"/>
    <w:rsid w:val="00A048CF"/>
    <w:rsid w:val="00A063C0"/>
    <w:rsid w:val="00A06436"/>
    <w:rsid w:val="00A0649E"/>
    <w:rsid w:val="00A11C68"/>
    <w:rsid w:val="00A140A9"/>
    <w:rsid w:val="00A14255"/>
    <w:rsid w:val="00A16914"/>
    <w:rsid w:val="00A217EA"/>
    <w:rsid w:val="00A23356"/>
    <w:rsid w:val="00A270D1"/>
    <w:rsid w:val="00A33B03"/>
    <w:rsid w:val="00A37F33"/>
    <w:rsid w:val="00A40064"/>
    <w:rsid w:val="00A44194"/>
    <w:rsid w:val="00A500D1"/>
    <w:rsid w:val="00A52DC8"/>
    <w:rsid w:val="00A55B1E"/>
    <w:rsid w:val="00A607C2"/>
    <w:rsid w:val="00A60A76"/>
    <w:rsid w:val="00A61AB5"/>
    <w:rsid w:val="00A632FF"/>
    <w:rsid w:val="00A64B82"/>
    <w:rsid w:val="00A725AD"/>
    <w:rsid w:val="00A72F0D"/>
    <w:rsid w:val="00A73145"/>
    <w:rsid w:val="00A75B8F"/>
    <w:rsid w:val="00A80751"/>
    <w:rsid w:val="00A8140D"/>
    <w:rsid w:val="00A8186E"/>
    <w:rsid w:val="00A82E44"/>
    <w:rsid w:val="00A86DF3"/>
    <w:rsid w:val="00A9081E"/>
    <w:rsid w:val="00A929F6"/>
    <w:rsid w:val="00A9359D"/>
    <w:rsid w:val="00A940EF"/>
    <w:rsid w:val="00AA1F48"/>
    <w:rsid w:val="00AA2E22"/>
    <w:rsid w:val="00AA423E"/>
    <w:rsid w:val="00AA4E97"/>
    <w:rsid w:val="00AA5953"/>
    <w:rsid w:val="00AA64DE"/>
    <w:rsid w:val="00AB589A"/>
    <w:rsid w:val="00AB7923"/>
    <w:rsid w:val="00AC04DE"/>
    <w:rsid w:val="00AC088A"/>
    <w:rsid w:val="00AC255F"/>
    <w:rsid w:val="00AC3C35"/>
    <w:rsid w:val="00AC45F0"/>
    <w:rsid w:val="00AC7CFE"/>
    <w:rsid w:val="00AD0BF8"/>
    <w:rsid w:val="00AD3BC8"/>
    <w:rsid w:val="00AD3DA1"/>
    <w:rsid w:val="00AE3397"/>
    <w:rsid w:val="00AE66F2"/>
    <w:rsid w:val="00AE6869"/>
    <w:rsid w:val="00AF3E15"/>
    <w:rsid w:val="00AF60CD"/>
    <w:rsid w:val="00B00AD4"/>
    <w:rsid w:val="00B100E3"/>
    <w:rsid w:val="00B10F0B"/>
    <w:rsid w:val="00B118BF"/>
    <w:rsid w:val="00B1272F"/>
    <w:rsid w:val="00B15ADD"/>
    <w:rsid w:val="00B1644D"/>
    <w:rsid w:val="00B17D02"/>
    <w:rsid w:val="00B207EE"/>
    <w:rsid w:val="00B20F6F"/>
    <w:rsid w:val="00B2544F"/>
    <w:rsid w:val="00B26F07"/>
    <w:rsid w:val="00B27C99"/>
    <w:rsid w:val="00B30CCD"/>
    <w:rsid w:val="00B31158"/>
    <w:rsid w:val="00B34039"/>
    <w:rsid w:val="00B3569D"/>
    <w:rsid w:val="00B404BB"/>
    <w:rsid w:val="00B41FA9"/>
    <w:rsid w:val="00B43F07"/>
    <w:rsid w:val="00B45DBC"/>
    <w:rsid w:val="00B53395"/>
    <w:rsid w:val="00B555C5"/>
    <w:rsid w:val="00B56402"/>
    <w:rsid w:val="00B56E13"/>
    <w:rsid w:val="00B572DC"/>
    <w:rsid w:val="00B57745"/>
    <w:rsid w:val="00B57AD2"/>
    <w:rsid w:val="00B614E2"/>
    <w:rsid w:val="00B6279C"/>
    <w:rsid w:val="00B62AF2"/>
    <w:rsid w:val="00B633F6"/>
    <w:rsid w:val="00B63817"/>
    <w:rsid w:val="00B654EE"/>
    <w:rsid w:val="00B65537"/>
    <w:rsid w:val="00B662BA"/>
    <w:rsid w:val="00B712C5"/>
    <w:rsid w:val="00B71C21"/>
    <w:rsid w:val="00B72CDB"/>
    <w:rsid w:val="00B744D8"/>
    <w:rsid w:val="00B774CD"/>
    <w:rsid w:val="00B90E68"/>
    <w:rsid w:val="00B920AF"/>
    <w:rsid w:val="00B97355"/>
    <w:rsid w:val="00B97442"/>
    <w:rsid w:val="00BA3927"/>
    <w:rsid w:val="00BA437D"/>
    <w:rsid w:val="00BA6BA6"/>
    <w:rsid w:val="00BA7B92"/>
    <w:rsid w:val="00BB0218"/>
    <w:rsid w:val="00BB24AD"/>
    <w:rsid w:val="00BB2DFA"/>
    <w:rsid w:val="00BB3D90"/>
    <w:rsid w:val="00BB670A"/>
    <w:rsid w:val="00BB7267"/>
    <w:rsid w:val="00BC22EB"/>
    <w:rsid w:val="00BC28D4"/>
    <w:rsid w:val="00BC3068"/>
    <w:rsid w:val="00BC41E9"/>
    <w:rsid w:val="00BC52EF"/>
    <w:rsid w:val="00BC56BF"/>
    <w:rsid w:val="00BD0004"/>
    <w:rsid w:val="00BD24A5"/>
    <w:rsid w:val="00BD332E"/>
    <w:rsid w:val="00BD56B8"/>
    <w:rsid w:val="00BD7447"/>
    <w:rsid w:val="00BD7D88"/>
    <w:rsid w:val="00BE1CFB"/>
    <w:rsid w:val="00BE31E3"/>
    <w:rsid w:val="00BE5395"/>
    <w:rsid w:val="00BE5D5B"/>
    <w:rsid w:val="00BE5FBE"/>
    <w:rsid w:val="00BE6A24"/>
    <w:rsid w:val="00BE6C1D"/>
    <w:rsid w:val="00BF0851"/>
    <w:rsid w:val="00BF69F4"/>
    <w:rsid w:val="00C033E0"/>
    <w:rsid w:val="00C04286"/>
    <w:rsid w:val="00C13F9E"/>
    <w:rsid w:val="00C14045"/>
    <w:rsid w:val="00C312D8"/>
    <w:rsid w:val="00C31D16"/>
    <w:rsid w:val="00C31EE1"/>
    <w:rsid w:val="00C421A5"/>
    <w:rsid w:val="00C4503B"/>
    <w:rsid w:val="00C45384"/>
    <w:rsid w:val="00C51596"/>
    <w:rsid w:val="00C522F9"/>
    <w:rsid w:val="00C54A23"/>
    <w:rsid w:val="00C55A24"/>
    <w:rsid w:val="00C55C11"/>
    <w:rsid w:val="00C61CB8"/>
    <w:rsid w:val="00C648E6"/>
    <w:rsid w:val="00C64F23"/>
    <w:rsid w:val="00C65CFF"/>
    <w:rsid w:val="00C6683E"/>
    <w:rsid w:val="00C70471"/>
    <w:rsid w:val="00C717A9"/>
    <w:rsid w:val="00C722F1"/>
    <w:rsid w:val="00C737C1"/>
    <w:rsid w:val="00C74DE3"/>
    <w:rsid w:val="00C75743"/>
    <w:rsid w:val="00C75894"/>
    <w:rsid w:val="00C778BE"/>
    <w:rsid w:val="00C812BB"/>
    <w:rsid w:val="00C822F0"/>
    <w:rsid w:val="00C84740"/>
    <w:rsid w:val="00C84A3A"/>
    <w:rsid w:val="00C86440"/>
    <w:rsid w:val="00C90AD4"/>
    <w:rsid w:val="00C979D0"/>
    <w:rsid w:val="00CA24F1"/>
    <w:rsid w:val="00CA68D5"/>
    <w:rsid w:val="00CB373E"/>
    <w:rsid w:val="00CB770C"/>
    <w:rsid w:val="00CC01C8"/>
    <w:rsid w:val="00CC16A6"/>
    <w:rsid w:val="00CC1C0F"/>
    <w:rsid w:val="00CC3FC2"/>
    <w:rsid w:val="00CC6A14"/>
    <w:rsid w:val="00CD7428"/>
    <w:rsid w:val="00CE3ADA"/>
    <w:rsid w:val="00CE7FD5"/>
    <w:rsid w:val="00CF200E"/>
    <w:rsid w:val="00CF6233"/>
    <w:rsid w:val="00D00437"/>
    <w:rsid w:val="00D019E1"/>
    <w:rsid w:val="00D039A7"/>
    <w:rsid w:val="00D105D9"/>
    <w:rsid w:val="00D113F2"/>
    <w:rsid w:val="00D23214"/>
    <w:rsid w:val="00D30CC9"/>
    <w:rsid w:val="00D34959"/>
    <w:rsid w:val="00D36975"/>
    <w:rsid w:val="00D56B67"/>
    <w:rsid w:val="00D61106"/>
    <w:rsid w:val="00D62DBB"/>
    <w:rsid w:val="00D67940"/>
    <w:rsid w:val="00D70C92"/>
    <w:rsid w:val="00D7794C"/>
    <w:rsid w:val="00D81A3C"/>
    <w:rsid w:val="00D82621"/>
    <w:rsid w:val="00D849A0"/>
    <w:rsid w:val="00D85142"/>
    <w:rsid w:val="00D901D7"/>
    <w:rsid w:val="00D9020B"/>
    <w:rsid w:val="00D903AE"/>
    <w:rsid w:val="00D90F40"/>
    <w:rsid w:val="00D9481B"/>
    <w:rsid w:val="00D96F68"/>
    <w:rsid w:val="00D9725F"/>
    <w:rsid w:val="00DA1763"/>
    <w:rsid w:val="00DA321A"/>
    <w:rsid w:val="00DA343D"/>
    <w:rsid w:val="00DA3557"/>
    <w:rsid w:val="00DB25BB"/>
    <w:rsid w:val="00DB3CAB"/>
    <w:rsid w:val="00DB5EB2"/>
    <w:rsid w:val="00DB674A"/>
    <w:rsid w:val="00DC209F"/>
    <w:rsid w:val="00DC2D53"/>
    <w:rsid w:val="00DC4A73"/>
    <w:rsid w:val="00DC68C7"/>
    <w:rsid w:val="00DC6E88"/>
    <w:rsid w:val="00DC7231"/>
    <w:rsid w:val="00DC765B"/>
    <w:rsid w:val="00DD0F84"/>
    <w:rsid w:val="00DD28C1"/>
    <w:rsid w:val="00DD3A7F"/>
    <w:rsid w:val="00DD3EF9"/>
    <w:rsid w:val="00DD427E"/>
    <w:rsid w:val="00DD629E"/>
    <w:rsid w:val="00DE59F0"/>
    <w:rsid w:val="00DE76F2"/>
    <w:rsid w:val="00DF2831"/>
    <w:rsid w:val="00DF4345"/>
    <w:rsid w:val="00DF446D"/>
    <w:rsid w:val="00DF4962"/>
    <w:rsid w:val="00DF56FA"/>
    <w:rsid w:val="00DF5BD3"/>
    <w:rsid w:val="00DF77BE"/>
    <w:rsid w:val="00DF7813"/>
    <w:rsid w:val="00E000E1"/>
    <w:rsid w:val="00E021F4"/>
    <w:rsid w:val="00E032A9"/>
    <w:rsid w:val="00E05D67"/>
    <w:rsid w:val="00E10A20"/>
    <w:rsid w:val="00E12495"/>
    <w:rsid w:val="00E13C4D"/>
    <w:rsid w:val="00E1438F"/>
    <w:rsid w:val="00E14785"/>
    <w:rsid w:val="00E14DDD"/>
    <w:rsid w:val="00E24FF7"/>
    <w:rsid w:val="00E268B8"/>
    <w:rsid w:val="00E36C13"/>
    <w:rsid w:val="00E4088E"/>
    <w:rsid w:val="00E44B29"/>
    <w:rsid w:val="00E50296"/>
    <w:rsid w:val="00E519E1"/>
    <w:rsid w:val="00E52C5E"/>
    <w:rsid w:val="00E541D1"/>
    <w:rsid w:val="00E611DA"/>
    <w:rsid w:val="00E6319A"/>
    <w:rsid w:val="00E66081"/>
    <w:rsid w:val="00E71194"/>
    <w:rsid w:val="00E719D6"/>
    <w:rsid w:val="00E777E0"/>
    <w:rsid w:val="00E77D51"/>
    <w:rsid w:val="00E81617"/>
    <w:rsid w:val="00E85DCF"/>
    <w:rsid w:val="00E876C5"/>
    <w:rsid w:val="00EA014C"/>
    <w:rsid w:val="00EA034E"/>
    <w:rsid w:val="00EA3C91"/>
    <w:rsid w:val="00EA518B"/>
    <w:rsid w:val="00EA5BF6"/>
    <w:rsid w:val="00EA7854"/>
    <w:rsid w:val="00EB0489"/>
    <w:rsid w:val="00EB4310"/>
    <w:rsid w:val="00EB6F0E"/>
    <w:rsid w:val="00EC12AD"/>
    <w:rsid w:val="00ED1043"/>
    <w:rsid w:val="00ED1576"/>
    <w:rsid w:val="00ED22F6"/>
    <w:rsid w:val="00ED3692"/>
    <w:rsid w:val="00EE18A5"/>
    <w:rsid w:val="00EE785E"/>
    <w:rsid w:val="00EE7E31"/>
    <w:rsid w:val="00EF4E2A"/>
    <w:rsid w:val="00EF5E50"/>
    <w:rsid w:val="00EF6637"/>
    <w:rsid w:val="00EF6743"/>
    <w:rsid w:val="00EF7C9C"/>
    <w:rsid w:val="00F0251C"/>
    <w:rsid w:val="00F03585"/>
    <w:rsid w:val="00F041F5"/>
    <w:rsid w:val="00F04D90"/>
    <w:rsid w:val="00F06675"/>
    <w:rsid w:val="00F073C1"/>
    <w:rsid w:val="00F07542"/>
    <w:rsid w:val="00F1224B"/>
    <w:rsid w:val="00F13F61"/>
    <w:rsid w:val="00F17583"/>
    <w:rsid w:val="00F202F0"/>
    <w:rsid w:val="00F21AC9"/>
    <w:rsid w:val="00F21ECC"/>
    <w:rsid w:val="00F22BA0"/>
    <w:rsid w:val="00F2379F"/>
    <w:rsid w:val="00F24A2F"/>
    <w:rsid w:val="00F26BA3"/>
    <w:rsid w:val="00F318E6"/>
    <w:rsid w:val="00F33F72"/>
    <w:rsid w:val="00F34595"/>
    <w:rsid w:val="00F34C8E"/>
    <w:rsid w:val="00F35E72"/>
    <w:rsid w:val="00F369BA"/>
    <w:rsid w:val="00F37B8D"/>
    <w:rsid w:val="00F405CD"/>
    <w:rsid w:val="00F4172E"/>
    <w:rsid w:val="00F41908"/>
    <w:rsid w:val="00F41C02"/>
    <w:rsid w:val="00F4362C"/>
    <w:rsid w:val="00F4397D"/>
    <w:rsid w:val="00F47B86"/>
    <w:rsid w:val="00F6061B"/>
    <w:rsid w:val="00F620C4"/>
    <w:rsid w:val="00F62D5B"/>
    <w:rsid w:val="00F64F2F"/>
    <w:rsid w:val="00F66694"/>
    <w:rsid w:val="00F715D9"/>
    <w:rsid w:val="00F74388"/>
    <w:rsid w:val="00F75780"/>
    <w:rsid w:val="00F81C30"/>
    <w:rsid w:val="00F82E06"/>
    <w:rsid w:val="00F84143"/>
    <w:rsid w:val="00F90BE0"/>
    <w:rsid w:val="00F94400"/>
    <w:rsid w:val="00F955BF"/>
    <w:rsid w:val="00FA0BED"/>
    <w:rsid w:val="00FA34DE"/>
    <w:rsid w:val="00FA5BFD"/>
    <w:rsid w:val="00FA68D0"/>
    <w:rsid w:val="00FB1722"/>
    <w:rsid w:val="00FB1A41"/>
    <w:rsid w:val="00FB5FA8"/>
    <w:rsid w:val="00FB7FB6"/>
    <w:rsid w:val="00FB7FF2"/>
    <w:rsid w:val="00FC0D8A"/>
    <w:rsid w:val="00FC1236"/>
    <w:rsid w:val="00FC20A1"/>
    <w:rsid w:val="00FC25CC"/>
    <w:rsid w:val="00FC2D3F"/>
    <w:rsid w:val="00FD592F"/>
    <w:rsid w:val="00FD7457"/>
    <w:rsid w:val="00FE4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3B9BA"/>
  <w15:docId w15:val="{DF259C3F-9EB6-4003-A7D4-C27E3E60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27108"/>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3A7B6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7B6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97085"/>
    <w:pPr>
      <w:keepNext/>
      <w:keepLines/>
      <w:spacing w:before="40" w:after="0" w:line="240" w:lineRule="auto"/>
      <w:outlineLvl w:val="3"/>
    </w:pPr>
    <w:rPr>
      <w:rFonts w:asciiTheme="majorHAnsi" w:eastAsiaTheme="majorEastAsia" w:hAnsiTheme="majorHAnsi" w:cstheme="majorBidi"/>
      <w:i/>
      <w:iCs/>
      <w:color w:val="365F91" w:themeColor="accent1" w:themeShade="BF"/>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4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74DE3"/>
    <w:pPr>
      <w:ind w:left="720"/>
      <w:contextualSpacing/>
    </w:pPr>
  </w:style>
  <w:style w:type="character" w:styleId="CommentReference">
    <w:name w:val="annotation reference"/>
    <w:basedOn w:val="DefaultParagraphFont"/>
    <w:uiPriority w:val="99"/>
    <w:semiHidden/>
    <w:unhideWhenUsed/>
    <w:rsid w:val="00CE7FD5"/>
    <w:rPr>
      <w:sz w:val="16"/>
      <w:szCs w:val="16"/>
    </w:rPr>
  </w:style>
  <w:style w:type="paragraph" w:styleId="CommentText">
    <w:name w:val="annotation text"/>
    <w:basedOn w:val="Normal"/>
    <w:link w:val="CommentTextChar"/>
    <w:uiPriority w:val="99"/>
    <w:semiHidden/>
    <w:unhideWhenUsed/>
    <w:rsid w:val="00CE7FD5"/>
    <w:pPr>
      <w:spacing w:line="240" w:lineRule="auto"/>
    </w:pPr>
    <w:rPr>
      <w:sz w:val="20"/>
      <w:szCs w:val="20"/>
    </w:rPr>
  </w:style>
  <w:style w:type="character" w:customStyle="1" w:styleId="CommentTextChar">
    <w:name w:val="Comment Text Char"/>
    <w:basedOn w:val="DefaultParagraphFont"/>
    <w:link w:val="CommentText"/>
    <w:uiPriority w:val="99"/>
    <w:semiHidden/>
    <w:rsid w:val="00CE7FD5"/>
    <w:rPr>
      <w:sz w:val="20"/>
      <w:szCs w:val="20"/>
    </w:rPr>
  </w:style>
  <w:style w:type="paragraph" w:styleId="CommentSubject">
    <w:name w:val="annotation subject"/>
    <w:basedOn w:val="CommentText"/>
    <w:next w:val="CommentText"/>
    <w:link w:val="CommentSubjectChar"/>
    <w:uiPriority w:val="99"/>
    <w:semiHidden/>
    <w:unhideWhenUsed/>
    <w:rsid w:val="00CE7FD5"/>
    <w:rPr>
      <w:b/>
      <w:bCs/>
    </w:rPr>
  </w:style>
  <w:style w:type="character" w:customStyle="1" w:styleId="CommentSubjectChar">
    <w:name w:val="Comment Subject Char"/>
    <w:basedOn w:val="CommentTextChar"/>
    <w:link w:val="CommentSubject"/>
    <w:uiPriority w:val="99"/>
    <w:semiHidden/>
    <w:rsid w:val="00CE7FD5"/>
    <w:rPr>
      <w:b/>
      <w:bCs/>
      <w:sz w:val="20"/>
      <w:szCs w:val="20"/>
    </w:rPr>
  </w:style>
  <w:style w:type="paragraph" w:styleId="BalloonText">
    <w:name w:val="Balloon Text"/>
    <w:basedOn w:val="Normal"/>
    <w:link w:val="BalloonTextChar"/>
    <w:uiPriority w:val="99"/>
    <w:semiHidden/>
    <w:unhideWhenUsed/>
    <w:rsid w:val="00CE7F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FD5"/>
    <w:rPr>
      <w:rFonts w:ascii="Tahoma" w:hAnsi="Tahoma" w:cs="Tahoma"/>
      <w:sz w:val="16"/>
      <w:szCs w:val="16"/>
    </w:rPr>
  </w:style>
  <w:style w:type="paragraph" w:styleId="NormalWeb">
    <w:name w:val="Normal (Web)"/>
    <w:basedOn w:val="Normal"/>
    <w:uiPriority w:val="99"/>
    <w:unhideWhenUsed/>
    <w:rsid w:val="00F066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3059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227108"/>
    <w:rPr>
      <w:rFonts w:ascii="Cambria" w:eastAsia="Times New Roman" w:hAnsi="Cambria" w:cs="Times New Roman"/>
      <w:b/>
      <w:bCs/>
      <w:kern w:val="32"/>
      <w:sz w:val="32"/>
      <w:szCs w:val="32"/>
      <w:lang w:eastAsia="en-GB"/>
    </w:rPr>
  </w:style>
  <w:style w:type="paragraph" w:styleId="Revision">
    <w:name w:val="Revision"/>
    <w:hidden/>
    <w:uiPriority w:val="99"/>
    <w:semiHidden/>
    <w:rsid w:val="00B56E13"/>
    <w:pPr>
      <w:spacing w:after="0" w:line="240" w:lineRule="auto"/>
    </w:pPr>
  </w:style>
  <w:style w:type="paragraph" w:customStyle="1" w:styleId="EndNoteBibliographyTitle">
    <w:name w:val="EndNote Bibliography Title"/>
    <w:basedOn w:val="Normal"/>
    <w:link w:val="EndNoteBibliographyTitleChar"/>
    <w:rsid w:val="00A929F6"/>
    <w:pPr>
      <w:framePr w:hSpace="180" w:wrap="around" w:vAnchor="text" w:hAnchor="margin" w:xAlign="right" w:y="90"/>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929F6"/>
    <w:rPr>
      <w:rFonts w:ascii="Calibri" w:hAnsi="Calibri" w:cs="Calibri"/>
      <w:noProof/>
    </w:rPr>
  </w:style>
  <w:style w:type="paragraph" w:customStyle="1" w:styleId="EndNoteBibliography">
    <w:name w:val="EndNote Bibliography"/>
    <w:basedOn w:val="Normal"/>
    <w:link w:val="EndNoteBibliographyChar"/>
    <w:rsid w:val="00A929F6"/>
    <w:pPr>
      <w:framePr w:hSpace="180" w:wrap="around" w:vAnchor="text" w:hAnchor="margin" w:xAlign="right" w:y="90"/>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929F6"/>
    <w:rPr>
      <w:rFonts w:ascii="Calibri" w:hAnsi="Calibri" w:cs="Calibri"/>
      <w:noProof/>
    </w:rPr>
  </w:style>
  <w:style w:type="character" w:styleId="Hyperlink">
    <w:name w:val="Hyperlink"/>
    <w:basedOn w:val="DefaultParagraphFont"/>
    <w:uiPriority w:val="99"/>
    <w:unhideWhenUsed/>
    <w:rsid w:val="00A929F6"/>
    <w:rPr>
      <w:color w:val="0000FF" w:themeColor="hyperlink"/>
      <w:u w:val="single"/>
    </w:rPr>
  </w:style>
  <w:style w:type="character" w:customStyle="1" w:styleId="UnresolvedMention1">
    <w:name w:val="Unresolved Mention1"/>
    <w:basedOn w:val="DefaultParagraphFont"/>
    <w:uiPriority w:val="99"/>
    <w:semiHidden/>
    <w:unhideWhenUsed/>
    <w:rsid w:val="00A929F6"/>
    <w:rPr>
      <w:color w:val="605E5C"/>
      <w:shd w:val="clear" w:color="auto" w:fill="E1DFDD"/>
    </w:rPr>
  </w:style>
  <w:style w:type="character" w:customStyle="1" w:styleId="ListParagraphChar">
    <w:name w:val="List Paragraph Char"/>
    <w:link w:val="ListParagraph"/>
    <w:uiPriority w:val="34"/>
    <w:rsid w:val="00D903AE"/>
  </w:style>
  <w:style w:type="character" w:customStyle="1" w:styleId="institution">
    <w:name w:val="institution"/>
    <w:basedOn w:val="DefaultParagraphFont"/>
    <w:rsid w:val="00723345"/>
  </w:style>
  <w:style w:type="character" w:customStyle="1" w:styleId="addr-line">
    <w:name w:val="addr-line"/>
    <w:basedOn w:val="DefaultParagraphFont"/>
    <w:rsid w:val="00723345"/>
  </w:style>
  <w:style w:type="character" w:styleId="UnresolvedMention">
    <w:name w:val="Unresolved Mention"/>
    <w:basedOn w:val="DefaultParagraphFont"/>
    <w:uiPriority w:val="99"/>
    <w:semiHidden/>
    <w:unhideWhenUsed/>
    <w:rsid w:val="000933F4"/>
    <w:rPr>
      <w:color w:val="605E5C"/>
      <w:shd w:val="clear" w:color="auto" w:fill="E1DFDD"/>
    </w:rPr>
  </w:style>
  <w:style w:type="paragraph" w:styleId="EndnoteText">
    <w:name w:val="endnote text"/>
    <w:basedOn w:val="Normal"/>
    <w:link w:val="EndnoteTextChar"/>
    <w:uiPriority w:val="99"/>
    <w:semiHidden/>
    <w:unhideWhenUsed/>
    <w:rsid w:val="00201A2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01A24"/>
    <w:rPr>
      <w:sz w:val="20"/>
      <w:szCs w:val="20"/>
    </w:rPr>
  </w:style>
  <w:style w:type="character" w:styleId="EndnoteReference">
    <w:name w:val="endnote reference"/>
    <w:basedOn w:val="DefaultParagraphFont"/>
    <w:uiPriority w:val="99"/>
    <w:semiHidden/>
    <w:unhideWhenUsed/>
    <w:rsid w:val="00201A24"/>
    <w:rPr>
      <w:vertAlign w:val="superscript"/>
    </w:rPr>
  </w:style>
  <w:style w:type="table" w:styleId="GridTable1Light">
    <w:name w:val="Grid Table 1 Light"/>
    <w:basedOn w:val="TableNormal"/>
    <w:uiPriority w:val="46"/>
    <w:rsid w:val="00D34959"/>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1736FE"/>
    <w:pPr>
      <w:spacing w:after="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736FE"/>
    <w:rPr>
      <w:rFonts w:asciiTheme="majorHAnsi" w:eastAsiaTheme="majorEastAsia" w:hAnsiTheme="majorHAnsi" w:cstheme="majorBidi"/>
      <w:spacing w:val="-10"/>
      <w:kern w:val="28"/>
      <w:sz w:val="56"/>
      <w:szCs w:val="56"/>
      <w:lang w:eastAsia="en-US"/>
    </w:rPr>
  </w:style>
  <w:style w:type="character" w:customStyle="1" w:styleId="Heading2Char">
    <w:name w:val="Heading 2 Char"/>
    <w:basedOn w:val="DefaultParagraphFont"/>
    <w:link w:val="Heading2"/>
    <w:uiPriority w:val="9"/>
    <w:rsid w:val="003A7B6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7B6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D105D9"/>
    <w:rPr>
      <w:b/>
      <w:bCs/>
    </w:rPr>
  </w:style>
  <w:style w:type="character" w:customStyle="1" w:styleId="Heading4Char">
    <w:name w:val="Heading 4 Char"/>
    <w:basedOn w:val="DefaultParagraphFont"/>
    <w:link w:val="Heading4"/>
    <w:uiPriority w:val="9"/>
    <w:rsid w:val="00197085"/>
    <w:rPr>
      <w:rFonts w:asciiTheme="majorHAnsi" w:eastAsiaTheme="majorEastAsia" w:hAnsiTheme="majorHAnsi" w:cstheme="majorBidi"/>
      <w:i/>
      <w:iCs/>
      <w:color w:val="365F91" w:themeColor="accent1" w:themeShade="BF"/>
      <w:sz w:val="24"/>
      <w:szCs w:val="24"/>
      <w:lang w:eastAsia="en-US"/>
    </w:rPr>
  </w:style>
  <w:style w:type="character" w:styleId="FollowedHyperlink">
    <w:name w:val="FollowedHyperlink"/>
    <w:basedOn w:val="DefaultParagraphFont"/>
    <w:uiPriority w:val="99"/>
    <w:semiHidden/>
    <w:unhideWhenUsed/>
    <w:rsid w:val="003B2FEB"/>
    <w:rPr>
      <w:color w:val="800080" w:themeColor="followedHyperlink"/>
      <w:u w:val="single"/>
    </w:rPr>
  </w:style>
  <w:style w:type="paragraph" w:styleId="NoSpacing">
    <w:name w:val="No Spacing"/>
    <w:uiPriority w:val="1"/>
    <w:qFormat/>
    <w:rsid w:val="00131526"/>
    <w:pPr>
      <w:spacing w:after="0" w:line="240" w:lineRule="auto"/>
    </w:pPr>
  </w:style>
  <w:style w:type="paragraph" w:customStyle="1" w:styleId="paragraph">
    <w:name w:val="paragraph"/>
    <w:basedOn w:val="Normal"/>
    <w:rsid w:val="00F715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715D9"/>
  </w:style>
  <w:style w:type="character" w:customStyle="1" w:styleId="eop">
    <w:name w:val="eop"/>
    <w:basedOn w:val="DefaultParagraphFont"/>
    <w:rsid w:val="00F715D9"/>
  </w:style>
  <w:style w:type="character" w:customStyle="1" w:styleId="apple-converted-space">
    <w:name w:val="apple-converted-space"/>
    <w:basedOn w:val="DefaultParagraphFont"/>
    <w:rsid w:val="00D7794C"/>
  </w:style>
  <w:style w:type="character" w:customStyle="1" w:styleId="ref-journal">
    <w:name w:val="ref-journal"/>
    <w:basedOn w:val="DefaultParagraphFont"/>
    <w:rsid w:val="00127512"/>
  </w:style>
  <w:style w:type="character" w:customStyle="1" w:styleId="ref-vol">
    <w:name w:val="ref-vol"/>
    <w:basedOn w:val="DefaultParagraphFont"/>
    <w:rsid w:val="00127512"/>
  </w:style>
  <w:style w:type="character" w:styleId="Emphasis">
    <w:name w:val="Emphasis"/>
    <w:basedOn w:val="DefaultParagraphFont"/>
    <w:uiPriority w:val="20"/>
    <w:qFormat/>
    <w:rsid w:val="00B97442"/>
    <w:rPr>
      <w:i/>
      <w:iCs/>
    </w:rPr>
  </w:style>
  <w:style w:type="table" w:styleId="PlainTable5">
    <w:name w:val="Plain Table 5"/>
    <w:basedOn w:val="TableNormal"/>
    <w:uiPriority w:val="45"/>
    <w:rsid w:val="006845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845D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7868396">
      <w:bodyDiv w:val="1"/>
      <w:marLeft w:val="0"/>
      <w:marRight w:val="0"/>
      <w:marTop w:val="0"/>
      <w:marBottom w:val="0"/>
      <w:divBdr>
        <w:top w:val="none" w:sz="0" w:space="0" w:color="auto"/>
        <w:left w:val="none" w:sz="0" w:space="0" w:color="auto"/>
        <w:bottom w:val="none" w:sz="0" w:space="0" w:color="auto"/>
        <w:right w:val="none" w:sz="0" w:space="0" w:color="auto"/>
      </w:divBdr>
      <w:divsChild>
        <w:div w:id="558054648">
          <w:marLeft w:val="0"/>
          <w:marRight w:val="0"/>
          <w:marTop w:val="0"/>
          <w:marBottom w:val="0"/>
          <w:divBdr>
            <w:top w:val="none" w:sz="0" w:space="0" w:color="auto"/>
            <w:left w:val="none" w:sz="0" w:space="0" w:color="auto"/>
            <w:bottom w:val="none" w:sz="0" w:space="0" w:color="auto"/>
            <w:right w:val="none" w:sz="0" w:space="0" w:color="auto"/>
          </w:divBdr>
        </w:div>
        <w:div w:id="169488684">
          <w:marLeft w:val="0"/>
          <w:marRight w:val="0"/>
          <w:marTop w:val="0"/>
          <w:marBottom w:val="0"/>
          <w:divBdr>
            <w:top w:val="none" w:sz="0" w:space="0" w:color="auto"/>
            <w:left w:val="none" w:sz="0" w:space="0" w:color="auto"/>
            <w:bottom w:val="none" w:sz="0" w:space="0" w:color="auto"/>
            <w:right w:val="none" w:sz="0" w:space="0" w:color="auto"/>
          </w:divBdr>
        </w:div>
        <w:div w:id="111365707">
          <w:marLeft w:val="0"/>
          <w:marRight w:val="0"/>
          <w:marTop w:val="0"/>
          <w:marBottom w:val="0"/>
          <w:divBdr>
            <w:top w:val="none" w:sz="0" w:space="0" w:color="auto"/>
            <w:left w:val="none" w:sz="0" w:space="0" w:color="auto"/>
            <w:bottom w:val="none" w:sz="0" w:space="0" w:color="auto"/>
            <w:right w:val="none" w:sz="0" w:space="0" w:color="auto"/>
          </w:divBdr>
        </w:div>
        <w:div w:id="1162693954">
          <w:marLeft w:val="0"/>
          <w:marRight w:val="0"/>
          <w:marTop w:val="0"/>
          <w:marBottom w:val="0"/>
          <w:divBdr>
            <w:top w:val="none" w:sz="0" w:space="0" w:color="auto"/>
            <w:left w:val="none" w:sz="0" w:space="0" w:color="auto"/>
            <w:bottom w:val="none" w:sz="0" w:space="0" w:color="auto"/>
            <w:right w:val="none" w:sz="0" w:space="0" w:color="auto"/>
          </w:divBdr>
        </w:div>
        <w:div w:id="1969319338">
          <w:marLeft w:val="0"/>
          <w:marRight w:val="0"/>
          <w:marTop w:val="0"/>
          <w:marBottom w:val="0"/>
          <w:divBdr>
            <w:top w:val="none" w:sz="0" w:space="0" w:color="auto"/>
            <w:left w:val="none" w:sz="0" w:space="0" w:color="auto"/>
            <w:bottom w:val="none" w:sz="0" w:space="0" w:color="auto"/>
            <w:right w:val="none" w:sz="0" w:space="0" w:color="auto"/>
          </w:divBdr>
        </w:div>
        <w:div w:id="820930952">
          <w:marLeft w:val="0"/>
          <w:marRight w:val="0"/>
          <w:marTop w:val="0"/>
          <w:marBottom w:val="0"/>
          <w:divBdr>
            <w:top w:val="none" w:sz="0" w:space="0" w:color="auto"/>
            <w:left w:val="none" w:sz="0" w:space="0" w:color="auto"/>
            <w:bottom w:val="none" w:sz="0" w:space="0" w:color="auto"/>
            <w:right w:val="none" w:sz="0" w:space="0" w:color="auto"/>
          </w:divBdr>
        </w:div>
        <w:div w:id="852493283">
          <w:marLeft w:val="0"/>
          <w:marRight w:val="0"/>
          <w:marTop w:val="0"/>
          <w:marBottom w:val="0"/>
          <w:divBdr>
            <w:top w:val="none" w:sz="0" w:space="0" w:color="auto"/>
            <w:left w:val="none" w:sz="0" w:space="0" w:color="auto"/>
            <w:bottom w:val="none" w:sz="0" w:space="0" w:color="auto"/>
            <w:right w:val="none" w:sz="0" w:space="0" w:color="auto"/>
          </w:divBdr>
        </w:div>
        <w:div w:id="608007359">
          <w:marLeft w:val="0"/>
          <w:marRight w:val="0"/>
          <w:marTop w:val="0"/>
          <w:marBottom w:val="0"/>
          <w:divBdr>
            <w:top w:val="none" w:sz="0" w:space="0" w:color="auto"/>
            <w:left w:val="none" w:sz="0" w:space="0" w:color="auto"/>
            <w:bottom w:val="none" w:sz="0" w:space="0" w:color="auto"/>
            <w:right w:val="none" w:sz="0" w:space="0" w:color="auto"/>
          </w:divBdr>
        </w:div>
        <w:div w:id="1688092556">
          <w:marLeft w:val="0"/>
          <w:marRight w:val="0"/>
          <w:marTop w:val="0"/>
          <w:marBottom w:val="0"/>
          <w:divBdr>
            <w:top w:val="none" w:sz="0" w:space="0" w:color="auto"/>
            <w:left w:val="none" w:sz="0" w:space="0" w:color="auto"/>
            <w:bottom w:val="none" w:sz="0" w:space="0" w:color="auto"/>
            <w:right w:val="none" w:sz="0" w:space="0" w:color="auto"/>
          </w:divBdr>
        </w:div>
        <w:div w:id="128254420">
          <w:marLeft w:val="0"/>
          <w:marRight w:val="0"/>
          <w:marTop w:val="0"/>
          <w:marBottom w:val="0"/>
          <w:divBdr>
            <w:top w:val="none" w:sz="0" w:space="0" w:color="auto"/>
            <w:left w:val="none" w:sz="0" w:space="0" w:color="auto"/>
            <w:bottom w:val="none" w:sz="0" w:space="0" w:color="auto"/>
            <w:right w:val="none" w:sz="0" w:space="0" w:color="auto"/>
          </w:divBdr>
        </w:div>
        <w:div w:id="549077895">
          <w:marLeft w:val="0"/>
          <w:marRight w:val="0"/>
          <w:marTop w:val="0"/>
          <w:marBottom w:val="0"/>
          <w:divBdr>
            <w:top w:val="none" w:sz="0" w:space="0" w:color="auto"/>
            <w:left w:val="none" w:sz="0" w:space="0" w:color="auto"/>
            <w:bottom w:val="none" w:sz="0" w:space="0" w:color="auto"/>
            <w:right w:val="none" w:sz="0" w:space="0" w:color="auto"/>
          </w:divBdr>
        </w:div>
        <w:div w:id="913203583">
          <w:marLeft w:val="0"/>
          <w:marRight w:val="0"/>
          <w:marTop w:val="0"/>
          <w:marBottom w:val="0"/>
          <w:divBdr>
            <w:top w:val="none" w:sz="0" w:space="0" w:color="auto"/>
            <w:left w:val="none" w:sz="0" w:space="0" w:color="auto"/>
            <w:bottom w:val="none" w:sz="0" w:space="0" w:color="auto"/>
            <w:right w:val="none" w:sz="0" w:space="0" w:color="auto"/>
          </w:divBdr>
        </w:div>
        <w:div w:id="1763448508">
          <w:marLeft w:val="0"/>
          <w:marRight w:val="0"/>
          <w:marTop w:val="0"/>
          <w:marBottom w:val="0"/>
          <w:divBdr>
            <w:top w:val="none" w:sz="0" w:space="0" w:color="auto"/>
            <w:left w:val="none" w:sz="0" w:space="0" w:color="auto"/>
            <w:bottom w:val="none" w:sz="0" w:space="0" w:color="auto"/>
            <w:right w:val="none" w:sz="0" w:space="0" w:color="auto"/>
          </w:divBdr>
        </w:div>
        <w:div w:id="710961431">
          <w:marLeft w:val="0"/>
          <w:marRight w:val="0"/>
          <w:marTop w:val="0"/>
          <w:marBottom w:val="0"/>
          <w:divBdr>
            <w:top w:val="none" w:sz="0" w:space="0" w:color="auto"/>
            <w:left w:val="none" w:sz="0" w:space="0" w:color="auto"/>
            <w:bottom w:val="none" w:sz="0" w:space="0" w:color="auto"/>
            <w:right w:val="none" w:sz="0" w:space="0" w:color="auto"/>
          </w:divBdr>
        </w:div>
        <w:div w:id="851144405">
          <w:marLeft w:val="0"/>
          <w:marRight w:val="0"/>
          <w:marTop w:val="0"/>
          <w:marBottom w:val="0"/>
          <w:divBdr>
            <w:top w:val="none" w:sz="0" w:space="0" w:color="auto"/>
            <w:left w:val="none" w:sz="0" w:space="0" w:color="auto"/>
            <w:bottom w:val="none" w:sz="0" w:space="0" w:color="auto"/>
            <w:right w:val="none" w:sz="0" w:space="0" w:color="auto"/>
          </w:divBdr>
        </w:div>
      </w:divsChild>
    </w:div>
    <w:div w:id="1158184876">
      <w:bodyDiv w:val="1"/>
      <w:marLeft w:val="0"/>
      <w:marRight w:val="0"/>
      <w:marTop w:val="0"/>
      <w:marBottom w:val="0"/>
      <w:divBdr>
        <w:top w:val="none" w:sz="0" w:space="0" w:color="auto"/>
        <w:left w:val="none" w:sz="0" w:space="0" w:color="auto"/>
        <w:bottom w:val="none" w:sz="0" w:space="0" w:color="auto"/>
        <w:right w:val="none" w:sz="0" w:space="0" w:color="auto"/>
      </w:divBdr>
    </w:div>
    <w:div w:id="1714232209">
      <w:bodyDiv w:val="1"/>
      <w:marLeft w:val="0"/>
      <w:marRight w:val="0"/>
      <w:marTop w:val="0"/>
      <w:marBottom w:val="0"/>
      <w:divBdr>
        <w:top w:val="none" w:sz="0" w:space="0" w:color="auto"/>
        <w:left w:val="none" w:sz="0" w:space="0" w:color="auto"/>
        <w:bottom w:val="none" w:sz="0" w:space="0" w:color="auto"/>
        <w:right w:val="none" w:sz="0" w:space="0" w:color="auto"/>
      </w:divBdr>
    </w:div>
    <w:div w:id="1753965982">
      <w:bodyDiv w:val="1"/>
      <w:marLeft w:val="0"/>
      <w:marRight w:val="0"/>
      <w:marTop w:val="0"/>
      <w:marBottom w:val="0"/>
      <w:divBdr>
        <w:top w:val="none" w:sz="0" w:space="0" w:color="auto"/>
        <w:left w:val="none" w:sz="0" w:space="0" w:color="auto"/>
        <w:bottom w:val="none" w:sz="0" w:space="0" w:color="auto"/>
        <w:right w:val="none" w:sz="0" w:space="0" w:color="auto"/>
      </w:divBdr>
      <w:divsChild>
        <w:div w:id="888416935">
          <w:marLeft w:val="547"/>
          <w:marRight w:val="0"/>
          <w:marTop w:val="0"/>
          <w:marBottom w:val="0"/>
          <w:divBdr>
            <w:top w:val="none" w:sz="0" w:space="0" w:color="auto"/>
            <w:left w:val="none" w:sz="0" w:space="0" w:color="auto"/>
            <w:bottom w:val="none" w:sz="0" w:space="0" w:color="auto"/>
            <w:right w:val="none" w:sz="0" w:space="0" w:color="auto"/>
          </w:divBdr>
        </w:div>
      </w:divsChild>
    </w:div>
    <w:div w:id="192036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ushianthan@soton.ac.uk"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186/ISRCTN61929838" TargetMode="Externa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7C709-D11C-4AA3-A0E1-E6A35B883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6288</Words>
  <Characters>35842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UHS</Company>
  <LinksUpToDate>false</LinksUpToDate>
  <CharactersWithSpaces>42046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Bates, Andrew</dc:creator>
  <cp:lastModifiedBy>Mark Brown</cp:lastModifiedBy>
  <cp:revision>2</cp:revision>
  <cp:lastPrinted>2024-02-24T07:52:00Z</cp:lastPrinted>
  <dcterms:created xsi:type="dcterms:W3CDTF">2026-07-21T10:46:00Z</dcterms:created>
  <dcterms:modified xsi:type="dcterms:W3CDTF">2026-07-21T10:46:00Z</dcterms:modified>
</cp:coreProperties>
</file>